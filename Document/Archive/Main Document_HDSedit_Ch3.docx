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837DD" w14:textId="77777777" w:rsidR="004B52DB" w:rsidRDefault="004B52DB" w:rsidP="004B52DB">
      <w:pPr>
        <w:jc w:val="center"/>
      </w:pPr>
    </w:p>
    <w:p w14:paraId="7F92AE61" w14:textId="77777777" w:rsidR="004B52DB" w:rsidRDefault="004B52DB" w:rsidP="004B52DB">
      <w:pPr>
        <w:jc w:val="center"/>
      </w:pPr>
    </w:p>
    <w:p w14:paraId="53318B7C" w14:textId="77777777" w:rsidR="004B52DB" w:rsidRDefault="004B52DB" w:rsidP="004B52DB">
      <w:pPr>
        <w:jc w:val="center"/>
      </w:pPr>
    </w:p>
    <w:p w14:paraId="3A4D90D2" w14:textId="77777777" w:rsidR="004B52DB" w:rsidRDefault="004B52DB" w:rsidP="004B52DB">
      <w:pPr>
        <w:jc w:val="center"/>
      </w:pPr>
    </w:p>
    <w:p w14:paraId="05042667" w14:textId="77777777" w:rsidR="004B52DB" w:rsidRDefault="004B52DB" w:rsidP="004B52DB">
      <w:pPr>
        <w:jc w:val="center"/>
      </w:pPr>
    </w:p>
    <w:p w14:paraId="7AC37E5F" w14:textId="77777777" w:rsidR="004B52DB" w:rsidRDefault="004B52DB" w:rsidP="004B52DB">
      <w:pPr>
        <w:jc w:val="center"/>
      </w:pPr>
    </w:p>
    <w:p w14:paraId="35E0F607" w14:textId="77777777" w:rsidR="004B52DB" w:rsidRDefault="004B52DB" w:rsidP="004B52DB">
      <w:pPr>
        <w:jc w:val="center"/>
      </w:pPr>
    </w:p>
    <w:p w14:paraId="6B68E255" w14:textId="77777777" w:rsidR="004B52DB" w:rsidRDefault="004B52DB" w:rsidP="004B52DB">
      <w:pPr>
        <w:jc w:val="center"/>
      </w:pPr>
    </w:p>
    <w:p w14:paraId="26BC7D09" w14:textId="77777777" w:rsidR="004B52DB" w:rsidRDefault="004B52DB" w:rsidP="004B52DB">
      <w:pPr>
        <w:jc w:val="center"/>
      </w:pPr>
    </w:p>
    <w:p w14:paraId="5F85D62E" w14:textId="77777777" w:rsidR="004B52DB" w:rsidRDefault="004B52DB" w:rsidP="004B52DB">
      <w:pPr>
        <w:jc w:val="center"/>
      </w:pPr>
    </w:p>
    <w:p w14:paraId="5A07CE36" w14:textId="77777777" w:rsidR="004B52DB" w:rsidRDefault="004B52DB" w:rsidP="004B52DB">
      <w:pPr>
        <w:jc w:val="center"/>
      </w:pPr>
    </w:p>
    <w:p w14:paraId="63F9FEA7" w14:textId="77777777" w:rsidR="009341C9" w:rsidRDefault="004B52DB" w:rsidP="004B52DB">
      <w:pPr>
        <w:jc w:val="center"/>
      </w:pPr>
      <w:r w:rsidRPr="004B52DB">
        <w:t>©</w:t>
      </w:r>
      <w:r>
        <w:t xml:space="preserve"> Kevin Horecka 2018</w:t>
      </w:r>
    </w:p>
    <w:p w14:paraId="2E12BFCC" w14:textId="77777777" w:rsidR="009341C9" w:rsidRDefault="009341C9">
      <w:r>
        <w:br w:type="page"/>
      </w:r>
    </w:p>
    <w:p w14:paraId="664A317C" w14:textId="77777777" w:rsidR="00570545" w:rsidRDefault="00570545" w:rsidP="004B52DB">
      <w:pPr>
        <w:jc w:val="center"/>
      </w:pPr>
    </w:p>
    <w:p w14:paraId="4A26ADEA" w14:textId="77777777" w:rsidR="00570545" w:rsidRDefault="00570545" w:rsidP="004B52DB">
      <w:pPr>
        <w:jc w:val="center"/>
      </w:pPr>
    </w:p>
    <w:p w14:paraId="3E18DA89" w14:textId="47595BE1" w:rsidR="009341C9" w:rsidRDefault="009341C9" w:rsidP="004B52DB">
      <w:pPr>
        <w:jc w:val="center"/>
      </w:pPr>
      <w:commentRangeStart w:id="0"/>
      <w:r>
        <w:t>Spatiotemporal Reconstruction and Navigation and Relational Memory in the Hippocampus</w:t>
      </w:r>
      <w:commentRangeEnd w:id="0"/>
      <w:r>
        <w:rPr>
          <w:rStyle w:val="CommentReference"/>
        </w:rPr>
        <w:commentReference w:id="0"/>
      </w:r>
    </w:p>
    <w:p w14:paraId="2995CB10" w14:textId="77777777" w:rsidR="009341C9" w:rsidRDefault="009341C9" w:rsidP="004B52DB">
      <w:pPr>
        <w:jc w:val="center"/>
      </w:pPr>
    </w:p>
    <w:p w14:paraId="37D03E1E" w14:textId="78F8DD9F" w:rsidR="009341C9" w:rsidRDefault="009341C9" w:rsidP="004B52DB">
      <w:pPr>
        <w:jc w:val="center"/>
      </w:pPr>
      <w:r>
        <w:t>By</w:t>
      </w:r>
    </w:p>
    <w:p w14:paraId="7E5B0821" w14:textId="2BEC7F5F" w:rsidR="009341C9" w:rsidRDefault="009341C9" w:rsidP="004B52DB">
      <w:pPr>
        <w:jc w:val="center"/>
      </w:pPr>
      <w:r>
        <w:t>Kevin Michael Horecka</w:t>
      </w:r>
    </w:p>
    <w:p w14:paraId="2ADF226D" w14:textId="4D386AF1" w:rsidR="009341C9" w:rsidRDefault="009341C9" w:rsidP="004B52DB">
      <w:pPr>
        <w:jc w:val="center"/>
      </w:pPr>
    </w:p>
    <w:p w14:paraId="086B7400" w14:textId="1D4DCC50" w:rsidR="009341C9" w:rsidRDefault="009341C9" w:rsidP="004B52DB">
      <w:pPr>
        <w:jc w:val="center"/>
      </w:pPr>
    </w:p>
    <w:p w14:paraId="4CA3E843" w14:textId="47122BF4" w:rsidR="009341C9" w:rsidRDefault="009341C9" w:rsidP="004B52DB">
      <w:pPr>
        <w:jc w:val="center"/>
      </w:pPr>
    </w:p>
    <w:p w14:paraId="1F2D12C6" w14:textId="1F35F552" w:rsidR="009341C9" w:rsidRDefault="009341C9" w:rsidP="004B52DB">
      <w:pPr>
        <w:jc w:val="center"/>
      </w:pPr>
    </w:p>
    <w:p w14:paraId="741117E3" w14:textId="4ECE5C25" w:rsidR="009341C9" w:rsidRDefault="009341C9" w:rsidP="004B52DB">
      <w:pPr>
        <w:jc w:val="center"/>
      </w:pPr>
    </w:p>
    <w:p w14:paraId="5DB1DADF" w14:textId="3FA2E1EC" w:rsidR="009341C9" w:rsidRDefault="009341C9" w:rsidP="004B52DB">
      <w:pPr>
        <w:jc w:val="center"/>
      </w:pPr>
      <w:r>
        <w:t>Dissertation</w:t>
      </w:r>
    </w:p>
    <w:p w14:paraId="12DAEFFD" w14:textId="77777777" w:rsidR="009341C9" w:rsidRDefault="009341C9" w:rsidP="004B52DB">
      <w:pPr>
        <w:jc w:val="center"/>
      </w:pPr>
      <w:r>
        <w:t>Submitted in partial fulfillment of the requirements</w:t>
      </w:r>
      <w:r>
        <w:br/>
        <w:t>for the degree of Doctor of Philosophy in Neuroscience</w:t>
      </w:r>
      <w:r>
        <w:br/>
        <w:t>in the Graduate College of the</w:t>
      </w:r>
      <w:r>
        <w:br/>
        <w:t>University of Illinois at Urbana-Champaign, 2018</w:t>
      </w:r>
      <w:r>
        <w:br/>
      </w:r>
      <w:r>
        <w:br/>
      </w:r>
      <w:r>
        <w:br/>
      </w:r>
      <w:r>
        <w:br/>
      </w:r>
      <w:r>
        <w:br/>
      </w:r>
      <w:r>
        <w:br/>
      </w:r>
      <w:r>
        <w:br/>
      </w:r>
      <w:r>
        <w:br/>
      </w:r>
      <w:r>
        <w:br/>
        <w:t>Urbana, Illinois</w:t>
      </w:r>
      <w:r>
        <w:br/>
      </w:r>
      <w:r>
        <w:br/>
      </w:r>
      <w:r>
        <w:br/>
      </w:r>
    </w:p>
    <w:p w14:paraId="66C1E97B" w14:textId="743574A7" w:rsidR="009341C9" w:rsidRDefault="009341C9" w:rsidP="009341C9">
      <w:pPr>
        <w:ind w:left="1440"/>
      </w:pPr>
      <w:r>
        <w:br/>
        <w:t>Doctoral Committee:</w:t>
      </w:r>
    </w:p>
    <w:p w14:paraId="5BE6739B" w14:textId="2C40FDAD" w:rsidR="009341C9" w:rsidRDefault="009341C9" w:rsidP="009341C9">
      <w:pPr>
        <w:ind w:left="1440"/>
      </w:pPr>
      <w:r>
        <w:tab/>
        <w:t>Professor Neal J. Cohen, Chair</w:t>
      </w:r>
      <w:r>
        <w:br/>
      </w:r>
      <w:r>
        <w:tab/>
        <w:t>Visiting Principle Research Scientist Rama Ratnam</w:t>
      </w:r>
      <w:r>
        <w:br/>
      </w:r>
      <w:r>
        <w:tab/>
        <w:t>Associate Professor Aron K. Barbey</w:t>
      </w:r>
      <w:r>
        <w:br/>
      </w:r>
      <w:r>
        <w:tab/>
        <w:t>Associate Professor Arne Ekstrom, University of Arizona</w:t>
      </w:r>
    </w:p>
    <w:p w14:paraId="54509DB4" w14:textId="77777777" w:rsidR="009341C9" w:rsidRDefault="009341C9">
      <w:r>
        <w:br w:type="page"/>
      </w:r>
    </w:p>
    <w:p w14:paraId="5C75BF83" w14:textId="21DA5E3D" w:rsidR="009341C9" w:rsidRDefault="009341C9" w:rsidP="00286C57">
      <w:pPr>
        <w:pStyle w:val="Heading1"/>
      </w:pPr>
      <w:bookmarkStart w:id="1" w:name="_Toc497155992"/>
      <w:r w:rsidRPr="009341C9">
        <w:lastRenderedPageBreak/>
        <w:t>Abstract</w:t>
      </w:r>
      <w:bookmarkEnd w:id="1"/>
    </w:p>
    <w:p w14:paraId="515E0C65" w14:textId="377B5AA1" w:rsidR="00FB11E1" w:rsidRPr="00FB11E1" w:rsidRDefault="00FB11E1" w:rsidP="009341C9">
      <w:pPr>
        <w:ind w:left="1440"/>
      </w:pPr>
      <w:r w:rsidRPr="00FB11E1">
        <w:t>&lt;TODO&gt;</w:t>
      </w:r>
    </w:p>
    <w:p w14:paraId="1250A61D" w14:textId="3B014EEC" w:rsidR="00FB11E1" w:rsidRDefault="00FB11E1">
      <w:pPr>
        <w:rPr>
          <w:b/>
        </w:rPr>
      </w:pPr>
      <w:r>
        <w:rPr>
          <w:b/>
        </w:rPr>
        <w:br w:type="page"/>
      </w:r>
    </w:p>
    <w:p w14:paraId="3C3D89E7" w14:textId="1FE0386A" w:rsidR="00FB11E1" w:rsidRDefault="00FB11E1" w:rsidP="00FB11E1">
      <w:pPr>
        <w:ind w:left="1440"/>
        <w:jc w:val="center"/>
        <w:rPr>
          <w:b/>
        </w:rPr>
      </w:pPr>
    </w:p>
    <w:p w14:paraId="77E0F7A5" w14:textId="0C897D8A" w:rsidR="00FB11E1" w:rsidRDefault="00FB11E1" w:rsidP="00FB11E1">
      <w:pPr>
        <w:ind w:left="1440"/>
        <w:jc w:val="center"/>
        <w:rPr>
          <w:b/>
        </w:rPr>
      </w:pPr>
    </w:p>
    <w:p w14:paraId="11A1CFB5" w14:textId="07AA0B8E" w:rsidR="00FB11E1" w:rsidRDefault="00FB11E1" w:rsidP="00FB11E1">
      <w:pPr>
        <w:ind w:left="1440"/>
        <w:jc w:val="center"/>
        <w:rPr>
          <w:b/>
        </w:rPr>
      </w:pPr>
    </w:p>
    <w:p w14:paraId="2189EDED" w14:textId="43795E6F" w:rsidR="00FB11E1" w:rsidRDefault="00FB11E1" w:rsidP="00FB11E1">
      <w:pPr>
        <w:ind w:left="1440"/>
        <w:jc w:val="center"/>
        <w:rPr>
          <w:b/>
        </w:rPr>
      </w:pPr>
    </w:p>
    <w:p w14:paraId="2228B127" w14:textId="0E20DD11" w:rsidR="00FB11E1" w:rsidRDefault="00FB11E1" w:rsidP="00FB11E1">
      <w:pPr>
        <w:ind w:left="1440"/>
        <w:jc w:val="center"/>
        <w:rPr>
          <w:b/>
        </w:rPr>
      </w:pPr>
    </w:p>
    <w:p w14:paraId="1DCD9BFC" w14:textId="73E5DEF9" w:rsidR="00FB11E1" w:rsidRDefault="00FB11E1" w:rsidP="00FB11E1">
      <w:pPr>
        <w:ind w:left="1440"/>
        <w:jc w:val="center"/>
        <w:rPr>
          <w:b/>
        </w:rPr>
      </w:pPr>
    </w:p>
    <w:p w14:paraId="54A7DAC9" w14:textId="46813340" w:rsidR="00FB11E1" w:rsidRDefault="00FB11E1" w:rsidP="00FB11E1">
      <w:pPr>
        <w:ind w:left="1440"/>
        <w:jc w:val="center"/>
        <w:rPr>
          <w:b/>
        </w:rPr>
      </w:pPr>
    </w:p>
    <w:p w14:paraId="6597FD1B" w14:textId="12D5F35E" w:rsidR="00FB11E1" w:rsidRDefault="00FB11E1" w:rsidP="00570545">
      <w:pPr>
        <w:ind w:left="1440"/>
        <w:jc w:val="center"/>
        <w:rPr>
          <w:b/>
        </w:rPr>
      </w:pPr>
    </w:p>
    <w:p w14:paraId="34E6089C" w14:textId="77E509A2" w:rsidR="00FB11E1" w:rsidRDefault="00FB11E1" w:rsidP="00570545">
      <w:pPr>
        <w:ind w:left="1440"/>
        <w:jc w:val="center"/>
        <w:rPr>
          <w:b/>
        </w:rPr>
      </w:pPr>
    </w:p>
    <w:p w14:paraId="28AF7833" w14:textId="79C2AFB9" w:rsidR="00FB11E1" w:rsidRPr="00FB11E1" w:rsidRDefault="00FB11E1" w:rsidP="00570545">
      <w:pPr>
        <w:ind w:left="1440"/>
        <w:jc w:val="center"/>
        <w:rPr>
          <w:i/>
        </w:rPr>
      </w:pPr>
      <w:r w:rsidRPr="00FB11E1">
        <w:rPr>
          <w:i/>
        </w:rPr>
        <w:t>To my wife, friends, and family</w:t>
      </w:r>
    </w:p>
    <w:p w14:paraId="3CDC40A5" w14:textId="02817AE6" w:rsidR="00FB11E1" w:rsidRPr="00FB11E1" w:rsidRDefault="00FB11E1" w:rsidP="00570545">
      <w:pPr>
        <w:ind w:left="1440"/>
        <w:jc w:val="center"/>
        <w:rPr>
          <w:i/>
        </w:rPr>
      </w:pPr>
      <w:r w:rsidRPr="00FB11E1">
        <w:rPr>
          <w:i/>
        </w:rPr>
        <w:t>And</w:t>
      </w:r>
    </w:p>
    <w:p w14:paraId="3C5474A4" w14:textId="01B8744F" w:rsidR="00FB11E1" w:rsidRDefault="00FB11E1" w:rsidP="00570545">
      <w:pPr>
        <w:ind w:left="1440"/>
        <w:jc w:val="center"/>
        <w:rPr>
          <w:i/>
        </w:rPr>
      </w:pPr>
      <w:r w:rsidRPr="00FB11E1">
        <w:rPr>
          <w:i/>
        </w:rPr>
        <w:t>All of my mentors and teachers</w:t>
      </w:r>
    </w:p>
    <w:p w14:paraId="1C52A8A2" w14:textId="77777777" w:rsidR="00FB11E1" w:rsidRDefault="00FB11E1">
      <w:pPr>
        <w:rPr>
          <w:i/>
        </w:rPr>
      </w:pPr>
      <w:r>
        <w:rPr>
          <w:i/>
        </w:rPr>
        <w:br w:type="page"/>
      </w:r>
    </w:p>
    <w:p w14:paraId="0CE67F90" w14:textId="27D089FE" w:rsidR="00FB11E1" w:rsidRDefault="00FB11E1" w:rsidP="00286C57">
      <w:pPr>
        <w:pStyle w:val="Heading1"/>
      </w:pPr>
      <w:bookmarkStart w:id="2" w:name="_Toc497155993"/>
      <w:r>
        <w:lastRenderedPageBreak/>
        <w:t>Acknowledgements</w:t>
      </w:r>
      <w:bookmarkEnd w:id="2"/>
    </w:p>
    <w:p w14:paraId="064AA7C6" w14:textId="2DF51246" w:rsidR="00FB11E1" w:rsidRPr="00FB11E1" w:rsidRDefault="00FB11E1" w:rsidP="00FB11E1">
      <w:pPr>
        <w:ind w:left="1440"/>
      </w:pPr>
      <w:r>
        <w:t>&lt;TODO&gt;</w:t>
      </w:r>
    </w:p>
    <w:p w14:paraId="33840A16" w14:textId="07335910" w:rsidR="004B52DB" w:rsidRDefault="004B52DB" w:rsidP="004B52DB">
      <w:pPr>
        <w:jc w:val="center"/>
        <w:rPr>
          <w:rFonts w:asciiTheme="majorHAnsi" w:eastAsiaTheme="majorEastAsia" w:hAnsiTheme="majorHAnsi" w:cstheme="majorBidi"/>
          <w:color w:val="A5A5A5" w:themeColor="accent1" w:themeShade="BF"/>
          <w:sz w:val="32"/>
          <w:szCs w:val="32"/>
        </w:rPr>
      </w:pPr>
      <w:r>
        <w:br w:type="page"/>
      </w:r>
    </w:p>
    <w:bookmarkStart w:id="3" w:name="_Toc497155994" w:displacedByCustomXml="next"/>
    <w:sdt>
      <w:sdtPr>
        <w:rPr>
          <w:rFonts w:asciiTheme="minorHAnsi" w:eastAsiaTheme="minorHAnsi" w:hAnsiTheme="minorHAnsi" w:cstheme="minorBidi"/>
          <w:color w:val="auto"/>
          <w:sz w:val="22"/>
          <w:szCs w:val="22"/>
        </w:rPr>
        <w:id w:val="-1135175459"/>
        <w:docPartObj>
          <w:docPartGallery w:val="Table of Contents"/>
          <w:docPartUnique/>
        </w:docPartObj>
      </w:sdtPr>
      <w:sdtEndPr>
        <w:rPr>
          <w:b/>
          <w:bCs/>
          <w:noProof/>
        </w:rPr>
      </w:sdtEndPr>
      <w:sdtContent>
        <w:p w14:paraId="4F5CB2DD" w14:textId="5FA762BE" w:rsidR="007530E0" w:rsidRPr="00286C57" w:rsidRDefault="007530E0" w:rsidP="007530E0">
          <w:pPr>
            <w:pStyle w:val="TOCHeading"/>
            <w:outlineLvl w:val="1"/>
            <w:rPr>
              <w:rStyle w:val="Heading1Char"/>
            </w:rPr>
          </w:pPr>
          <w:r w:rsidRPr="00286C57">
            <w:rPr>
              <w:rStyle w:val="Heading1Char"/>
            </w:rPr>
            <w:t>Conten</w:t>
          </w:r>
          <w:commentRangeStart w:id="4"/>
          <w:r w:rsidRPr="00286C57">
            <w:rPr>
              <w:rStyle w:val="Heading1Char"/>
            </w:rPr>
            <w:t>t</w:t>
          </w:r>
          <w:commentRangeEnd w:id="4"/>
          <w:r w:rsidR="00436307">
            <w:rPr>
              <w:rStyle w:val="CommentReference"/>
              <w:rFonts w:asciiTheme="minorHAnsi" w:eastAsiaTheme="minorHAnsi" w:hAnsiTheme="minorHAnsi" w:cstheme="minorBidi"/>
              <w:color w:val="auto"/>
            </w:rPr>
            <w:commentReference w:id="4"/>
          </w:r>
          <w:r w:rsidRPr="00286C57">
            <w:rPr>
              <w:rStyle w:val="Heading1Char"/>
            </w:rPr>
            <w:t>s</w:t>
          </w:r>
          <w:bookmarkEnd w:id="3"/>
        </w:p>
        <w:p w14:paraId="444A74DD" w14:textId="5DD88F2F" w:rsidR="00FC61D4" w:rsidRDefault="007530E0">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97155992" w:history="1">
            <w:r w:rsidR="00FC61D4" w:rsidRPr="00964467">
              <w:rPr>
                <w:rStyle w:val="Hyperlink"/>
                <w:noProof/>
              </w:rPr>
              <w:t>Abstract</w:t>
            </w:r>
            <w:r w:rsidR="00FC61D4">
              <w:rPr>
                <w:noProof/>
                <w:webHidden/>
              </w:rPr>
              <w:tab/>
            </w:r>
            <w:r w:rsidR="00FC61D4">
              <w:rPr>
                <w:noProof/>
                <w:webHidden/>
              </w:rPr>
              <w:fldChar w:fldCharType="begin"/>
            </w:r>
            <w:r w:rsidR="00FC61D4">
              <w:rPr>
                <w:noProof/>
                <w:webHidden/>
              </w:rPr>
              <w:instrText xml:space="preserve"> PAGEREF _Toc497155992 \h </w:instrText>
            </w:r>
            <w:r w:rsidR="00FC61D4">
              <w:rPr>
                <w:noProof/>
                <w:webHidden/>
              </w:rPr>
            </w:r>
            <w:r w:rsidR="00FC61D4">
              <w:rPr>
                <w:noProof/>
                <w:webHidden/>
              </w:rPr>
              <w:fldChar w:fldCharType="separate"/>
            </w:r>
            <w:r w:rsidR="00FC61D4">
              <w:rPr>
                <w:noProof/>
                <w:webHidden/>
              </w:rPr>
              <w:t>3</w:t>
            </w:r>
            <w:r w:rsidR="00FC61D4">
              <w:rPr>
                <w:noProof/>
                <w:webHidden/>
              </w:rPr>
              <w:fldChar w:fldCharType="end"/>
            </w:r>
          </w:hyperlink>
        </w:p>
        <w:p w14:paraId="77722004" w14:textId="083365BC" w:rsidR="00FC61D4" w:rsidRDefault="00975E00">
          <w:pPr>
            <w:pStyle w:val="TOC1"/>
            <w:tabs>
              <w:tab w:val="right" w:leader="dot" w:pos="9350"/>
            </w:tabs>
            <w:rPr>
              <w:rFonts w:eastAsiaTheme="minorEastAsia"/>
              <w:noProof/>
            </w:rPr>
          </w:pPr>
          <w:hyperlink w:anchor="_Toc497155993" w:history="1">
            <w:r w:rsidR="00FC61D4" w:rsidRPr="00964467">
              <w:rPr>
                <w:rStyle w:val="Hyperlink"/>
                <w:noProof/>
              </w:rPr>
              <w:t>Acknowledgements</w:t>
            </w:r>
            <w:r w:rsidR="00FC61D4">
              <w:rPr>
                <w:noProof/>
                <w:webHidden/>
              </w:rPr>
              <w:tab/>
            </w:r>
            <w:r w:rsidR="00FC61D4">
              <w:rPr>
                <w:noProof/>
                <w:webHidden/>
              </w:rPr>
              <w:fldChar w:fldCharType="begin"/>
            </w:r>
            <w:r w:rsidR="00FC61D4">
              <w:rPr>
                <w:noProof/>
                <w:webHidden/>
              </w:rPr>
              <w:instrText xml:space="preserve"> PAGEREF _Toc497155993 \h </w:instrText>
            </w:r>
            <w:r w:rsidR="00FC61D4">
              <w:rPr>
                <w:noProof/>
                <w:webHidden/>
              </w:rPr>
            </w:r>
            <w:r w:rsidR="00FC61D4">
              <w:rPr>
                <w:noProof/>
                <w:webHidden/>
              </w:rPr>
              <w:fldChar w:fldCharType="separate"/>
            </w:r>
            <w:r w:rsidR="00FC61D4">
              <w:rPr>
                <w:noProof/>
                <w:webHidden/>
              </w:rPr>
              <w:t>5</w:t>
            </w:r>
            <w:r w:rsidR="00FC61D4">
              <w:rPr>
                <w:noProof/>
                <w:webHidden/>
              </w:rPr>
              <w:fldChar w:fldCharType="end"/>
            </w:r>
          </w:hyperlink>
        </w:p>
        <w:p w14:paraId="70434292" w14:textId="0FFCC9DF" w:rsidR="00FC61D4" w:rsidRDefault="00975E00">
          <w:pPr>
            <w:pStyle w:val="TOC2"/>
            <w:tabs>
              <w:tab w:val="right" w:leader="dot" w:pos="9350"/>
            </w:tabs>
            <w:rPr>
              <w:rFonts w:eastAsiaTheme="minorEastAsia"/>
              <w:noProof/>
            </w:rPr>
          </w:pPr>
          <w:hyperlink w:anchor="_Toc497155994" w:history="1">
            <w:r w:rsidR="00FC61D4" w:rsidRPr="00964467">
              <w:rPr>
                <w:rStyle w:val="Hyperlink"/>
                <w:noProof/>
              </w:rPr>
              <w:t>Contents</w:t>
            </w:r>
            <w:r w:rsidR="00FC61D4">
              <w:rPr>
                <w:noProof/>
                <w:webHidden/>
              </w:rPr>
              <w:tab/>
            </w:r>
            <w:r w:rsidR="00FC61D4">
              <w:rPr>
                <w:noProof/>
                <w:webHidden/>
              </w:rPr>
              <w:fldChar w:fldCharType="begin"/>
            </w:r>
            <w:r w:rsidR="00FC61D4">
              <w:rPr>
                <w:noProof/>
                <w:webHidden/>
              </w:rPr>
              <w:instrText xml:space="preserve"> PAGEREF _Toc497155994 \h </w:instrText>
            </w:r>
            <w:r w:rsidR="00FC61D4">
              <w:rPr>
                <w:noProof/>
                <w:webHidden/>
              </w:rPr>
            </w:r>
            <w:r w:rsidR="00FC61D4">
              <w:rPr>
                <w:noProof/>
                <w:webHidden/>
              </w:rPr>
              <w:fldChar w:fldCharType="separate"/>
            </w:r>
            <w:r w:rsidR="00FC61D4">
              <w:rPr>
                <w:noProof/>
                <w:webHidden/>
              </w:rPr>
              <w:t>6</w:t>
            </w:r>
            <w:r w:rsidR="00FC61D4">
              <w:rPr>
                <w:noProof/>
                <w:webHidden/>
              </w:rPr>
              <w:fldChar w:fldCharType="end"/>
            </w:r>
          </w:hyperlink>
        </w:p>
        <w:p w14:paraId="5F5DC476" w14:textId="2BF63AAE" w:rsidR="00FC61D4" w:rsidRDefault="00975E00">
          <w:pPr>
            <w:pStyle w:val="TOC1"/>
            <w:tabs>
              <w:tab w:val="right" w:leader="dot" w:pos="9350"/>
            </w:tabs>
            <w:rPr>
              <w:rFonts w:eastAsiaTheme="minorEastAsia"/>
              <w:noProof/>
            </w:rPr>
          </w:pPr>
          <w:hyperlink w:anchor="_Toc497155995" w:history="1">
            <w:r w:rsidR="00FC61D4" w:rsidRPr="00964467">
              <w:rPr>
                <w:rStyle w:val="Hyperlink"/>
                <w:noProof/>
              </w:rPr>
              <w:t>General Introduction</w:t>
            </w:r>
            <w:r w:rsidR="00FC61D4">
              <w:rPr>
                <w:noProof/>
                <w:webHidden/>
              </w:rPr>
              <w:tab/>
            </w:r>
            <w:r w:rsidR="00FC61D4">
              <w:rPr>
                <w:noProof/>
                <w:webHidden/>
              </w:rPr>
              <w:fldChar w:fldCharType="begin"/>
            </w:r>
            <w:r w:rsidR="00FC61D4">
              <w:rPr>
                <w:noProof/>
                <w:webHidden/>
              </w:rPr>
              <w:instrText xml:space="preserve"> PAGEREF _Toc497155995 \h </w:instrText>
            </w:r>
            <w:r w:rsidR="00FC61D4">
              <w:rPr>
                <w:noProof/>
                <w:webHidden/>
              </w:rPr>
            </w:r>
            <w:r w:rsidR="00FC61D4">
              <w:rPr>
                <w:noProof/>
                <w:webHidden/>
              </w:rPr>
              <w:fldChar w:fldCharType="separate"/>
            </w:r>
            <w:r w:rsidR="00FC61D4">
              <w:rPr>
                <w:noProof/>
                <w:webHidden/>
              </w:rPr>
              <w:t>8</w:t>
            </w:r>
            <w:r w:rsidR="00FC61D4">
              <w:rPr>
                <w:noProof/>
                <w:webHidden/>
              </w:rPr>
              <w:fldChar w:fldCharType="end"/>
            </w:r>
          </w:hyperlink>
        </w:p>
        <w:p w14:paraId="2B46D296" w14:textId="1191D3C4" w:rsidR="00FC61D4" w:rsidRDefault="00975E00">
          <w:pPr>
            <w:pStyle w:val="TOC2"/>
            <w:tabs>
              <w:tab w:val="right" w:leader="dot" w:pos="9350"/>
            </w:tabs>
            <w:rPr>
              <w:rFonts w:eastAsiaTheme="minorEastAsia"/>
              <w:noProof/>
            </w:rPr>
          </w:pPr>
          <w:hyperlink w:anchor="_Toc497155996" w:history="1">
            <w:r w:rsidR="00FC61D4" w:rsidRPr="00964467">
              <w:rPr>
                <w:rStyle w:val="Hyperlink"/>
                <w:noProof/>
              </w:rPr>
              <w:t>Domains and Entities: Building Systematic Understanding of Reconstruction</w:t>
            </w:r>
            <w:r w:rsidR="00FC61D4">
              <w:rPr>
                <w:noProof/>
                <w:webHidden/>
              </w:rPr>
              <w:tab/>
            </w:r>
            <w:r w:rsidR="00FC61D4">
              <w:rPr>
                <w:noProof/>
                <w:webHidden/>
              </w:rPr>
              <w:fldChar w:fldCharType="begin"/>
            </w:r>
            <w:r w:rsidR="00FC61D4">
              <w:rPr>
                <w:noProof/>
                <w:webHidden/>
              </w:rPr>
              <w:instrText xml:space="preserve"> PAGEREF _Toc497155996 \h </w:instrText>
            </w:r>
            <w:r w:rsidR="00FC61D4">
              <w:rPr>
                <w:noProof/>
                <w:webHidden/>
              </w:rPr>
            </w:r>
            <w:r w:rsidR="00FC61D4">
              <w:rPr>
                <w:noProof/>
                <w:webHidden/>
              </w:rPr>
              <w:fldChar w:fldCharType="separate"/>
            </w:r>
            <w:r w:rsidR="00FC61D4">
              <w:rPr>
                <w:noProof/>
                <w:webHidden/>
              </w:rPr>
              <w:t>9</w:t>
            </w:r>
            <w:r w:rsidR="00FC61D4">
              <w:rPr>
                <w:noProof/>
                <w:webHidden/>
              </w:rPr>
              <w:fldChar w:fldCharType="end"/>
            </w:r>
          </w:hyperlink>
        </w:p>
        <w:p w14:paraId="570997A9" w14:textId="1D2885DF" w:rsidR="00FC61D4" w:rsidRDefault="00975E00">
          <w:pPr>
            <w:pStyle w:val="TOC4"/>
            <w:tabs>
              <w:tab w:val="right" w:leader="dot" w:pos="9350"/>
            </w:tabs>
            <w:rPr>
              <w:rFonts w:eastAsiaTheme="minorEastAsia"/>
              <w:noProof/>
            </w:rPr>
          </w:pPr>
          <w:hyperlink w:anchor="_Toc497155997" w:history="1">
            <w:r w:rsidR="00FC61D4" w:rsidRPr="00964467">
              <w:rPr>
                <w:rStyle w:val="Hyperlink"/>
                <w:noProof/>
              </w:rPr>
              <w:t>Properties of Domains</w:t>
            </w:r>
            <w:r w:rsidR="00FC61D4">
              <w:rPr>
                <w:noProof/>
                <w:webHidden/>
              </w:rPr>
              <w:tab/>
            </w:r>
            <w:r w:rsidR="00FC61D4">
              <w:rPr>
                <w:noProof/>
                <w:webHidden/>
              </w:rPr>
              <w:fldChar w:fldCharType="begin"/>
            </w:r>
            <w:r w:rsidR="00FC61D4">
              <w:rPr>
                <w:noProof/>
                <w:webHidden/>
              </w:rPr>
              <w:instrText xml:space="preserve"> PAGEREF _Toc497155997 \h </w:instrText>
            </w:r>
            <w:r w:rsidR="00FC61D4">
              <w:rPr>
                <w:noProof/>
                <w:webHidden/>
              </w:rPr>
            </w:r>
            <w:r w:rsidR="00FC61D4">
              <w:rPr>
                <w:noProof/>
                <w:webHidden/>
              </w:rPr>
              <w:fldChar w:fldCharType="separate"/>
            </w:r>
            <w:r w:rsidR="00FC61D4">
              <w:rPr>
                <w:noProof/>
                <w:webHidden/>
              </w:rPr>
              <w:t>10</w:t>
            </w:r>
            <w:r w:rsidR="00FC61D4">
              <w:rPr>
                <w:noProof/>
                <w:webHidden/>
              </w:rPr>
              <w:fldChar w:fldCharType="end"/>
            </w:r>
          </w:hyperlink>
        </w:p>
        <w:p w14:paraId="260C2010" w14:textId="1EEBE8C6" w:rsidR="00FC61D4" w:rsidRDefault="00975E00">
          <w:pPr>
            <w:pStyle w:val="TOC4"/>
            <w:tabs>
              <w:tab w:val="right" w:leader="dot" w:pos="9350"/>
            </w:tabs>
            <w:rPr>
              <w:rFonts w:eastAsiaTheme="minorEastAsia"/>
              <w:noProof/>
            </w:rPr>
          </w:pPr>
          <w:hyperlink w:anchor="_Toc497155998" w:history="1">
            <w:r w:rsidR="00FC61D4" w:rsidRPr="00964467">
              <w:rPr>
                <w:rStyle w:val="Hyperlink"/>
                <w:noProof/>
              </w:rPr>
              <w:t>Properties of Entities</w:t>
            </w:r>
            <w:r w:rsidR="00FC61D4">
              <w:rPr>
                <w:noProof/>
                <w:webHidden/>
              </w:rPr>
              <w:tab/>
            </w:r>
            <w:r w:rsidR="00FC61D4">
              <w:rPr>
                <w:noProof/>
                <w:webHidden/>
              </w:rPr>
              <w:fldChar w:fldCharType="begin"/>
            </w:r>
            <w:r w:rsidR="00FC61D4">
              <w:rPr>
                <w:noProof/>
                <w:webHidden/>
              </w:rPr>
              <w:instrText xml:space="preserve"> PAGEREF _Toc497155998 \h </w:instrText>
            </w:r>
            <w:r w:rsidR="00FC61D4">
              <w:rPr>
                <w:noProof/>
                <w:webHidden/>
              </w:rPr>
            </w:r>
            <w:r w:rsidR="00FC61D4">
              <w:rPr>
                <w:noProof/>
                <w:webHidden/>
              </w:rPr>
              <w:fldChar w:fldCharType="separate"/>
            </w:r>
            <w:r w:rsidR="00FC61D4">
              <w:rPr>
                <w:noProof/>
                <w:webHidden/>
              </w:rPr>
              <w:t>11</w:t>
            </w:r>
            <w:r w:rsidR="00FC61D4">
              <w:rPr>
                <w:noProof/>
                <w:webHidden/>
              </w:rPr>
              <w:fldChar w:fldCharType="end"/>
            </w:r>
          </w:hyperlink>
        </w:p>
        <w:p w14:paraId="3A36CE58" w14:textId="3FE8B3AE" w:rsidR="00FC61D4" w:rsidRDefault="00975E00">
          <w:pPr>
            <w:pStyle w:val="TOC4"/>
            <w:tabs>
              <w:tab w:val="right" w:leader="dot" w:pos="9350"/>
            </w:tabs>
            <w:rPr>
              <w:rFonts w:eastAsiaTheme="minorEastAsia"/>
              <w:noProof/>
            </w:rPr>
          </w:pPr>
          <w:hyperlink w:anchor="_Toc497155999" w:history="1">
            <w:r w:rsidR="00FC61D4" w:rsidRPr="00964467">
              <w:rPr>
                <w:rStyle w:val="Hyperlink"/>
                <w:noProof/>
              </w:rPr>
              <w:t>Illustratability Does Not Define Domains of Information</w:t>
            </w:r>
            <w:r w:rsidR="00FC61D4">
              <w:rPr>
                <w:noProof/>
                <w:webHidden/>
              </w:rPr>
              <w:tab/>
            </w:r>
            <w:r w:rsidR="00FC61D4">
              <w:rPr>
                <w:noProof/>
                <w:webHidden/>
              </w:rPr>
              <w:fldChar w:fldCharType="begin"/>
            </w:r>
            <w:r w:rsidR="00FC61D4">
              <w:rPr>
                <w:noProof/>
                <w:webHidden/>
              </w:rPr>
              <w:instrText xml:space="preserve"> PAGEREF _Toc497155999 \h </w:instrText>
            </w:r>
            <w:r w:rsidR="00FC61D4">
              <w:rPr>
                <w:noProof/>
                <w:webHidden/>
              </w:rPr>
            </w:r>
            <w:r w:rsidR="00FC61D4">
              <w:rPr>
                <w:noProof/>
                <w:webHidden/>
              </w:rPr>
              <w:fldChar w:fldCharType="separate"/>
            </w:r>
            <w:r w:rsidR="00FC61D4">
              <w:rPr>
                <w:noProof/>
                <w:webHidden/>
              </w:rPr>
              <w:t>12</w:t>
            </w:r>
            <w:r w:rsidR="00FC61D4">
              <w:rPr>
                <w:noProof/>
                <w:webHidden/>
              </w:rPr>
              <w:fldChar w:fldCharType="end"/>
            </w:r>
          </w:hyperlink>
        </w:p>
        <w:p w14:paraId="6396D936" w14:textId="5CC58285" w:rsidR="00FC61D4" w:rsidRDefault="00975E00">
          <w:pPr>
            <w:pStyle w:val="TOC4"/>
            <w:tabs>
              <w:tab w:val="right" w:leader="dot" w:pos="9350"/>
            </w:tabs>
            <w:rPr>
              <w:rFonts w:eastAsiaTheme="minorEastAsia"/>
              <w:noProof/>
            </w:rPr>
          </w:pPr>
          <w:hyperlink w:anchor="_Toc497156000" w:history="1">
            <w:r w:rsidR="00FC61D4" w:rsidRPr="00964467">
              <w:rPr>
                <w:rStyle w:val="Hyperlink"/>
                <w:noProof/>
              </w:rPr>
              <w:t>Domains Other than Space and Time</w:t>
            </w:r>
            <w:r w:rsidR="00FC61D4">
              <w:rPr>
                <w:noProof/>
                <w:webHidden/>
              </w:rPr>
              <w:tab/>
            </w:r>
            <w:r w:rsidR="00FC61D4">
              <w:rPr>
                <w:noProof/>
                <w:webHidden/>
              </w:rPr>
              <w:fldChar w:fldCharType="begin"/>
            </w:r>
            <w:r w:rsidR="00FC61D4">
              <w:rPr>
                <w:noProof/>
                <w:webHidden/>
              </w:rPr>
              <w:instrText xml:space="preserve"> PAGEREF _Toc497156000 \h </w:instrText>
            </w:r>
            <w:r w:rsidR="00FC61D4">
              <w:rPr>
                <w:noProof/>
                <w:webHidden/>
              </w:rPr>
            </w:r>
            <w:r w:rsidR="00FC61D4">
              <w:rPr>
                <w:noProof/>
                <w:webHidden/>
              </w:rPr>
              <w:fldChar w:fldCharType="separate"/>
            </w:r>
            <w:r w:rsidR="00FC61D4">
              <w:rPr>
                <w:noProof/>
                <w:webHidden/>
              </w:rPr>
              <w:t>12</w:t>
            </w:r>
            <w:r w:rsidR="00FC61D4">
              <w:rPr>
                <w:noProof/>
                <w:webHidden/>
              </w:rPr>
              <w:fldChar w:fldCharType="end"/>
            </w:r>
          </w:hyperlink>
        </w:p>
        <w:p w14:paraId="2D17E541" w14:textId="712484D8" w:rsidR="00FC61D4" w:rsidRDefault="00975E00">
          <w:pPr>
            <w:pStyle w:val="TOC4"/>
            <w:tabs>
              <w:tab w:val="right" w:leader="dot" w:pos="9350"/>
            </w:tabs>
            <w:rPr>
              <w:rFonts w:eastAsiaTheme="minorEastAsia"/>
              <w:noProof/>
            </w:rPr>
          </w:pPr>
          <w:hyperlink w:anchor="_Toc497156001" w:history="1">
            <w:r w:rsidR="00FC61D4" w:rsidRPr="00964467">
              <w:rPr>
                <w:rStyle w:val="Hyperlink"/>
                <w:noProof/>
              </w:rPr>
              <w:t>Overview of Properties of Domains and Entities</w:t>
            </w:r>
            <w:r w:rsidR="00FC61D4">
              <w:rPr>
                <w:noProof/>
                <w:webHidden/>
              </w:rPr>
              <w:tab/>
            </w:r>
            <w:r w:rsidR="00FC61D4">
              <w:rPr>
                <w:noProof/>
                <w:webHidden/>
              </w:rPr>
              <w:fldChar w:fldCharType="begin"/>
            </w:r>
            <w:r w:rsidR="00FC61D4">
              <w:rPr>
                <w:noProof/>
                <w:webHidden/>
              </w:rPr>
              <w:instrText xml:space="preserve"> PAGEREF _Toc497156001 \h </w:instrText>
            </w:r>
            <w:r w:rsidR="00FC61D4">
              <w:rPr>
                <w:noProof/>
                <w:webHidden/>
              </w:rPr>
            </w:r>
            <w:r w:rsidR="00FC61D4">
              <w:rPr>
                <w:noProof/>
                <w:webHidden/>
              </w:rPr>
              <w:fldChar w:fldCharType="separate"/>
            </w:r>
            <w:r w:rsidR="00FC61D4">
              <w:rPr>
                <w:noProof/>
                <w:webHidden/>
              </w:rPr>
              <w:t>13</w:t>
            </w:r>
            <w:r w:rsidR="00FC61D4">
              <w:rPr>
                <w:noProof/>
                <w:webHidden/>
              </w:rPr>
              <w:fldChar w:fldCharType="end"/>
            </w:r>
          </w:hyperlink>
        </w:p>
        <w:p w14:paraId="08C2B307" w14:textId="20D07947" w:rsidR="00FC61D4" w:rsidRDefault="00975E00">
          <w:pPr>
            <w:pStyle w:val="TOC4"/>
            <w:tabs>
              <w:tab w:val="right" w:leader="dot" w:pos="9350"/>
            </w:tabs>
            <w:rPr>
              <w:rFonts w:eastAsiaTheme="minorEastAsia"/>
              <w:noProof/>
            </w:rPr>
          </w:pPr>
          <w:hyperlink w:anchor="_Toc497156002" w:history="1">
            <w:r w:rsidR="00FC61D4" w:rsidRPr="00964467">
              <w:rPr>
                <w:rStyle w:val="Hyperlink"/>
                <w:noProof/>
              </w:rPr>
              <w:t>2D Spatial Reconstruction – The iPosition Task</w:t>
            </w:r>
            <w:r w:rsidR="00FC61D4">
              <w:rPr>
                <w:noProof/>
                <w:webHidden/>
              </w:rPr>
              <w:tab/>
            </w:r>
            <w:r w:rsidR="00FC61D4">
              <w:rPr>
                <w:noProof/>
                <w:webHidden/>
              </w:rPr>
              <w:fldChar w:fldCharType="begin"/>
            </w:r>
            <w:r w:rsidR="00FC61D4">
              <w:rPr>
                <w:noProof/>
                <w:webHidden/>
              </w:rPr>
              <w:instrText xml:space="preserve"> PAGEREF _Toc497156002 \h </w:instrText>
            </w:r>
            <w:r w:rsidR="00FC61D4">
              <w:rPr>
                <w:noProof/>
                <w:webHidden/>
              </w:rPr>
            </w:r>
            <w:r w:rsidR="00FC61D4">
              <w:rPr>
                <w:noProof/>
                <w:webHidden/>
              </w:rPr>
              <w:fldChar w:fldCharType="separate"/>
            </w:r>
            <w:r w:rsidR="00FC61D4">
              <w:rPr>
                <w:noProof/>
                <w:webHidden/>
              </w:rPr>
              <w:t>14</w:t>
            </w:r>
            <w:r w:rsidR="00FC61D4">
              <w:rPr>
                <w:noProof/>
                <w:webHidden/>
              </w:rPr>
              <w:fldChar w:fldCharType="end"/>
            </w:r>
          </w:hyperlink>
        </w:p>
        <w:p w14:paraId="305AC0CD" w14:textId="35B649F7" w:rsidR="00FC61D4" w:rsidRDefault="00975E00">
          <w:pPr>
            <w:pStyle w:val="TOC4"/>
            <w:tabs>
              <w:tab w:val="right" w:leader="dot" w:pos="9350"/>
            </w:tabs>
            <w:rPr>
              <w:rFonts w:eastAsiaTheme="minorEastAsia"/>
              <w:noProof/>
            </w:rPr>
          </w:pPr>
          <w:hyperlink w:anchor="_Toc497156003" w:history="1">
            <w:r w:rsidR="00FC61D4" w:rsidRPr="00964467">
              <w:rPr>
                <w:rStyle w:val="Hyperlink"/>
                <w:noProof/>
              </w:rPr>
              <w:t>Relational Invariance under Transformations</w:t>
            </w:r>
            <w:r w:rsidR="00FC61D4">
              <w:rPr>
                <w:noProof/>
                <w:webHidden/>
              </w:rPr>
              <w:tab/>
            </w:r>
            <w:r w:rsidR="00FC61D4">
              <w:rPr>
                <w:noProof/>
                <w:webHidden/>
              </w:rPr>
              <w:fldChar w:fldCharType="begin"/>
            </w:r>
            <w:r w:rsidR="00FC61D4">
              <w:rPr>
                <w:noProof/>
                <w:webHidden/>
              </w:rPr>
              <w:instrText xml:space="preserve"> PAGEREF _Toc497156003 \h </w:instrText>
            </w:r>
            <w:r w:rsidR="00FC61D4">
              <w:rPr>
                <w:noProof/>
                <w:webHidden/>
              </w:rPr>
            </w:r>
            <w:r w:rsidR="00FC61D4">
              <w:rPr>
                <w:noProof/>
                <w:webHidden/>
              </w:rPr>
              <w:fldChar w:fldCharType="separate"/>
            </w:r>
            <w:r w:rsidR="00FC61D4">
              <w:rPr>
                <w:noProof/>
                <w:webHidden/>
              </w:rPr>
              <w:t>15</w:t>
            </w:r>
            <w:r w:rsidR="00FC61D4">
              <w:rPr>
                <w:noProof/>
                <w:webHidden/>
              </w:rPr>
              <w:fldChar w:fldCharType="end"/>
            </w:r>
          </w:hyperlink>
        </w:p>
        <w:p w14:paraId="24A34739" w14:textId="45AF1CB2" w:rsidR="00FC61D4" w:rsidRDefault="00975E00">
          <w:pPr>
            <w:pStyle w:val="TOC4"/>
            <w:tabs>
              <w:tab w:val="right" w:leader="dot" w:pos="9350"/>
            </w:tabs>
            <w:rPr>
              <w:rFonts w:eastAsiaTheme="minorEastAsia"/>
              <w:noProof/>
            </w:rPr>
          </w:pPr>
          <w:hyperlink w:anchor="_Toc497156004" w:history="1">
            <w:r w:rsidR="00FC61D4" w:rsidRPr="00964467">
              <w:rPr>
                <w:rStyle w:val="Hyperlink"/>
                <w:noProof/>
              </w:rPr>
              <w:t>Precision and Identity Information</w:t>
            </w:r>
            <w:r w:rsidR="00FC61D4">
              <w:rPr>
                <w:noProof/>
                <w:webHidden/>
              </w:rPr>
              <w:tab/>
            </w:r>
            <w:r w:rsidR="00FC61D4">
              <w:rPr>
                <w:noProof/>
                <w:webHidden/>
              </w:rPr>
              <w:fldChar w:fldCharType="begin"/>
            </w:r>
            <w:r w:rsidR="00FC61D4">
              <w:rPr>
                <w:noProof/>
                <w:webHidden/>
              </w:rPr>
              <w:instrText xml:space="preserve"> PAGEREF _Toc497156004 \h </w:instrText>
            </w:r>
            <w:r w:rsidR="00FC61D4">
              <w:rPr>
                <w:noProof/>
                <w:webHidden/>
              </w:rPr>
            </w:r>
            <w:r w:rsidR="00FC61D4">
              <w:rPr>
                <w:noProof/>
                <w:webHidden/>
              </w:rPr>
              <w:fldChar w:fldCharType="separate"/>
            </w:r>
            <w:r w:rsidR="00FC61D4">
              <w:rPr>
                <w:noProof/>
                <w:webHidden/>
              </w:rPr>
              <w:t>17</w:t>
            </w:r>
            <w:r w:rsidR="00FC61D4">
              <w:rPr>
                <w:noProof/>
                <w:webHidden/>
              </w:rPr>
              <w:fldChar w:fldCharType="end"/>
            </w:r>
          </w:hyperlink>
        </w:p>
        <w:p w14:paraId="26F02BE0" w14:textId="6C73CD1C" w:rsidR="00FC61D4" w:rsidRDefault="00975E00">
          <w:pPr>
            <w:pStyle w:val="TOC4"/>
            <w:tabs>
              <w:tab w:val="right" w:leader="dot" w:pos="9350"/>
            </w:tabs>
            <w:rPr>
              <w:rFonts w:eastAsiaTheme="minorEastAsia"/>
              <w:noProof/>
            </w:rPr>
          </w:pPr>
          <w:hyperlink w:anchor="_Toc497156005" w:history="1">
            <w:r w:rsidR="00FC61D4" w:rsidRPr="00964467">
              <w:rPr>
                <w:rStyle w:val="Hyperlink"/>
                <w:noProof/>
              </w:rPr>
              <w:t>Sampling and Encoding During Study</w:t>
            </w:r>
            <w:r w:rsidR="00FC61D4">
              <w:rPr>
                <w:noProof/>
                <w:webHidden/>
              </w:rPr>
              <w:tab/>
            </w:r>
            <w:r w:rsidR="00FC61D4">
              <w:rPr>
                <w:noProof/>
                <w:webHidden/>
              </w:rPr>
              <w:fldChar w:fldCharType="begin"/>
            </w:r>
            <w:r w:rsidR="00FC61D4">
              <w:rPr>
                <w:noProof/>
                <w:webHidden/>
              </w:rPr>
              <w:instrText xml:space="preserve"> PAGEREF _Toc497156005 \h </w:instrText>
            </w:r>
            <w:r w:rsidR="00FC61D4">
              <w:rPr>
                <w:noProof/>
                <w:webHidden/>
              </w:rPr>
            </w:r>
            <w:r w:rsidR="00FC61D4">
              <w:rPr>
                <w:noProof/>
                <w:webHidden/>
              </w:rPr>
              <w:fldChar w:fldCharType="separate"/>
            </w:r>
            <w:r w:rsidR="00FC61D4">
              <w:rPr>
                <w:noProof/>
                <w:webHidden/>
              </w:rPr>
              <w:t>18</w:t>
            </w:r>
            <w:r w:rsidR="00FC61D4">
              <w:rPr>
                <w:noProof/>
                <w:webHidden/>
              </w:rPr>
              <w:fldChar w:fldCharType="end"/>
            </w:r>
          </w:hyperlink>
        </w:p>
        <w:p w14:paraId="66D005DE" w14:textId="2D16FB2A" w:rsidR="00FC61D4" w:rsidRDefault="00975E00">
          <w:pPr>
            <w:pStyle w:val="TOC2"/>
            <w:tabs>
              <w:tab w:val="right" w:leader="dot" w:pos="9350"/>
            </w:tabs>
            <w:rPr>
              <w:rFonts w:eastAsiaTheme="minorEastAsia"/>
              <w:noProof/>
            </w:rPr>
          </w:pPr>
          <w:hyperlink w:anchor="_Toc497156006" w:history="1">
            <w:r w:rsidR="00FC61D4" w:rsidRPr="00964467">
              <w:rPr>
                <w:rStyle w:val="Hyperlink"/>
                <w:noProof/>
              </w:rPr>
              <w:t>Overview of Chapters</w:t>
            </w:r>
            <w:r w:rsidR="00FC61D4">
              <w:rPr>
                <w:noProof/>
                <w:webHidden/>
              </w:rPr>
              <w:tab/>
            </w:r>
            <w:r w:rsidR="00FC61D4">
              <w:rPr>
                <w:noProof/>
                <w:webHidden/>
              </w:rPr>
              <w:fldChar w:fldCharType="begin"/>
            </w:r>
            <w:r w:rsidR="00FC61D4">
              <w:rPr>
                <w:noProof/>
                <w:webHidden/>
              </w:rPr>
              <w:instrText xml:space="preserve"> PAGEREF _Toc497156006 \h </w:instrText>
            </w:r>
            <w:r w:rsidR="00FC61D4">
              <w:rPr>
                <w:noProof/>
                <w:webHidden/>
              </w:rPr>
            </w:r>
            <w:r w:rsidR="00FC61D4">
              <w:rPr>
                <w:noProof/>
                <w:webHidden/>
              </w:rPr>
              <w:fldChar w:fldCharType="separate"/>
            </w:r>
            <w:r w:rsidR="00FC61D4">
              <w:rPr>
                <w:noProof/>
                <w:webHidden/>
              </w:rPr>
              <w:t>19</w:t>
            </w:r>
            <w:r w:rsidR="00FC61D4">
              <w:rPr>
                <w:noProof/>
                <w:webHidden/>
              </w:rPr>
              <w:fldChar w:fldCharType="end"/>
            </w:r>
          </w:hyperlink>
        </w:p>
        <w:p w14:paraId="557DF927" w14:textId="4BFD3DF4" w:rsidR="00FC61D4" w:rsidRDefault="00975E00">
          <w:pPr>
            <w:pStyle w:val="TOC4"/>
            <w:tabs>
              <w:tab w:val="right" w:leader="dot" w:pos="9350"/>
            </w:tabs>
            <w:rPr>
              <w:rFonts w:eastAsiaTheme="minorEastAsia"/>
              <w:noProof/>
            </w:rPr>
          </w:pPr>
          <w:hyperlink w:anchor="_Toc497156007" w:history="1">
            <w:r w:rsidR="00FC61D4" w:rsidRPr="00964467">
              <w:rPr>
                <w:rStyle w:val="Hyperlink"/>
                <w:noProof/>
              </w:rPr>
              <w:t>Reconstructing Relational Information</w:t>
            </w:r>
            <w:r w:rsidR="00FC61D4">
              <w:rPr>
                <w:noProof/>
                <w:webHidden/>
              </w:rPr>
              <w:tab/>
            </w:r>
            <w:r w:rsidR="00FC61D4">
              <w:rPr>
                <w:noProof/>
                <w:webHidden/>
              </w:rPr>
              <w:fldChar w:fldCharType="begin"/>
            </w:r>
            <w:r w:rsidR="00FC61D4">
              <w:rPr>
                <w:noProof/>
                <w:webHidden/>
              </w:rPr>
              <w:instrText xml:space="preserve"> PAGEREF _Toc497156007 \h </w:instrText>
            </w:r>
            <w:r w:rsidR="00FC61D4">
              <w:rPr>
                <w:noProof/>
                <w:webHidden/>
              </w:rPr>
            </w:r>
            <w:r w:rsidR="00FC61D4">
              <w:rPr>
                <w:noProof/>
                <w:webHidden/>
              </w:rPr>
              <w:fldChar w:fldCharType="separate"/>
            </w:r>
            <w:r w:rsidR="00FC61D4">
              <w:rPr>
                <w:noProof/>
                <w:webHidden/>
              </w:rPr>
              <w:t>19</w:t>
            </w:r>
            <w:r w:rsidR="00FC61D4">
              <w:rPr>
                <w:noProof/>
                <w:webHidden/>
              </w:rPr>
              <w:fldChar w:fldCharType="end"/>
            </w:r>
          </w:hyperlink>
        </w:p>
        <w:p w14:paraId="5CCC2F66" w14:textId="54A2862A" w:rsidR="00FC61D4" w:rsidRDefault="00975E00">
          <w:pPr>
            <w:pStyle w:val="TOC4"/>
            <w:tabs>
              <w:tab w:val="right" w:leader="dot" w:pos="9350"/>
            </w:tabs>
            <w:rPr>
              <w:rFonts w:eastAsiaTheme="minorEastAsia"/>
              <w:noProof/>
            </w:rPr>
          </w:pPr>
          <w:hyperlink w:anchor="_Toc497156008" w:history="1">
            <w:r w:rsidR="00FC61D4" w:rsidRPr="00964467">
              <w:rPr>
                <w:rStyle w:val="Hyperlink"/>
                <w:noProof/>
              </w:rPr>
              <w:t>Memory during Time Travel: Spatiotemporal Navigation, Contextual Boundaries, and Relational Memory Errors in Virtual Reality</w:t>
            </w:r>
            <w:r w:rsidR="00FC61D4">
              <w:rPr>
                <w:noProof/>
                <w:webHidden/>
              </w:rPr>
              <w:tab/>
            </w:r>
            <w:r w:rsidR="00FC61D4">
              <w:rPr>
                <w:noProof/>
                <w:webHidden/>
              </w:rPr>
              <w:fldChar w:fldCharType="begin"/>
            </w:r>
            <w:r w:rsidR="00FC61D4">
              <w:rPr>
                <w:noProof/>
                <w:webHidden/>
              </w:rPr>
              <w:instrText xml:space="preserve"> PAGEREF _Toc497156008 \h </w:instrText>
            </w:r>
            <w:r w:rsidR="00FC61D4">
              <w:rPr>
                <w:noProof/>
                <w:webHidden/>
              </w:rPr>
            </w:r>
            <w:r w:rsidR="00FC61D4">
              <w:rPr>
                <w:noProof/>
                <w:webHidden/>
              </w:rPr>
              <w:fldChar w:fldCharType="separate"/>
            </w:r>
            <w:r w:rsidR="00FC61D4">
              <w:rPr>
                <w:noProof/>
                <w:webHidden/>
              </w:rPr>
              <w:t>20</w:t>
            </w:r>
            <w:r w:rsidR="00FC61D4">
              <w:rPr>
                <w:noProof/>
                <w:webHidden/>
              </w:rPr>
              <w:fldChar w:fldCharType="end"/>
            </w:r>
          </w:hyperlink>
        </w:p>
        <w:p w14:paraId="20433AEB" w14:textId="51D5DAA5" w:rsidR="00FC61D4" w:rsidRDefault="00975E00">
          <w:pPr>
            <w:pStyle w:val="TOC4"/>
            <w:tabs>
              <w:tab w:val="right" w:leader="dot" w:pos="9350"/>
            </w:tabs>
            <w:rPr>
              <w:rFonts w:eastAsiaTheme="minorEastAsia"/>
              <w:noProof/>
            </w:rPr>
          </w:pPr>
          <w:hyperlink w:anchor="_Toc497156009" w:history="1">
            <w:r w:rsidR="00FC61D4" w:rsidRPr="00964467">
              <w:rPr>
                <w:rStyle w:val="Hyperlink"/>
                <w:noProof/>
              </w:rPr>
              <w:t>Spatiotemporal Navigation, Sampling, and Information Encoding in Virtual Reality</w:t>
            </w:r>
            <w:r w:rsidR="00FC61D4">
              <w:rPr>
                <w:noProof/>
                <w:webHidden/>
              </w:rPr>
              <w:tab/>
            </w:r>
            <w:r w:rsidR="00FC61D4">
              <w:rPr>
                <w:noProof/>
                <w:webHidden/>
              </w:rPr>
              <w:fldChar w:fldCharType="begin"/>
            </w:r>
            <w:r w:rsidR="00FC61D4">
              <w:rPr>
                <w:noProof/>
                <w:webHidden/>
              </w:rPr>
              <w:instrText xml:space="preserve"> PAGEREF _Toc497156009 \h </w:instrText>
            </w:r>
            <w:r w:rsidR="00FC61D4">
              <w:rPr>
                <w:noProof/>
                <w:webHidden/>
              </w:rPr>
            </w:r>
            <w:r w:rsidR="00FC61D4">
              <w:rPr>
                <w:noProof/>
                <w:webHidden/>
              </w:rPr>
              <w:fldChar w:fldCharType="separate"/>
            </w:r>
            <w:r w:rsidR="00FC61D4">
              <w:rPr>
                <w:noProof/>
                <w:webHidden/>
              </w:rPr>
              <w:t>21</w:t>
            </w:r>
            <w:r w:rsidR="00FC61D4">
              <w:rPr>
                <w:noProof/>
                <w:webHidden/>
              </w:rPr>
              <w:fldChar w:fldCharType="end"/>
            </w:r>
          </w:hyperlink>
        </w:p>
        <w:p w14:paraId="4E37FB33" w14:textId="40C2A4AE" w:rsidR="00FC61D4" w:rsidRDefault="00975E00">
          <w:pPr>
            <w:pStyle w:val="TOC1"/>
            <w:tabs>
              <w:tab w:val="right" w:leader="dot" w:pos="9350"/>
            </w:tabs>
            <w:rPr>
              <w:rFonts w:eastAsiaTheme="minorEastAsia"/>
              <w:noProof/>
            </w:rPr>
          </w:pPr>
          <w:hyperlink w:anchor="_Toc497156010" w:history="1">
            <w:r w:rsidR="00FC61D4" w:rsidRPr="00964467">
              <w:rPr>
                <w:rStyle w:val="Hyperlink"/>
                <w:noProof/>
              </w:rPr>
              <w:t>Reconstructing Relational Information</w:t>
            </w:r>
            <w:r w:rsidR="00FC61D4">
              <w:rPr>
                <w:noProof/>
                <w:webHidden/>
              </w:rPr>
              <w:tab/>
            </w:r>
            <w:r w:rsidR="00FC61D4">
              <w:rPr>
                <w:noProof/>
                <w:webHidden/>
              </w:rPr>
              <w:fldChar w:fldCharType="begin"/>
            </w:r>
            <w:r w:rsidR="00FC61D4">
              <w:rPr>
                <w:noProof/>
                <w:webHidden/>
              </w:rPr>
              <w:instrText xml:space="preserve"> PAGEREF _Toc497156010 \h </w:instrText>
            </w:r>
            <w:r w:rsidR="00FC61D4">
              <w:rPr>
                <w:noProof/>
                <w:webHidden/>
              </w:rPr>
            </w:r>
            <w:r w:rsidR="00FC61D4">
              <w:rPr>
                <w:noProof/>
                <w:webHidden/>
              </w:rPr>
              <w:fldChar w:fldCharType="separate"/>
            </w:r>
            <w:r w:rsidR="00FC61D4">
              <w:rPr>
                <w:noProof/>
                <w:webHidden/>
              </w:rPr>
              <w:t>23</w:t>
            </w:r>
            <w:r w:rsidR="00FC61D4">
              <w:rPr>
                <w:noProof/>
                <w:webHidden/>
              </w:rPr>
              <w:fldChar w:fldCharType="end"/>
            </w:r>
          </w:hyperlink>
        </w:p>
        <w:p w14:paraId="54ACA559" w14:textId="0558D11F" w:rsidR="00FC61D4" w:rsidRDefault="00975E00">
          <w:pPr>
            <w:pStyle w:val="TOC2"/>
            <w:tabs>
              <w:tab w:val="right" w:leader="dot" w:pos="9350"/>
            </w:tabs>
            <w:rPr>
              <w:rFonts w:eastAsiaTheme="minorEastAsia"/>
              <w:noProof/>
            </w:rPr>
          </w:pPr>
          <w:hyperlink w:anchor="_Toc497156011"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_Toc497156011 \h </w:instrText>
            </w:r>
            <w:r w:rsidR="00FC61D4">
              <w:rPr>
                <w:noProof/>
                <w:webHidden/>
              </w:rPr>
            </w:r>
            <w:r w:rsidR="00FC61D4">
              <w:rPr>
                <w:noProof/>
                <w:webHidden/>
              </w:rPr>
              <w:fldChar w:fldCharType="separate"/>
            </w:r>
            <w:r w:rsidR="00FC61D4">
              <w:rPr>
                <w:noProof/>
                <w:webHidden/>
              </w:rPr>
              <w:t>23</w:t>
            </w:r>
            <w:r w:rsidR="00FC61D4">
              <w:rPr>
                <w:noProof/>
                <w:webHidden/>
              </w:rPr>
              <w:fldChar w:fldCharType="end"/>
            </w:r>
          </w:hyperlink>
        </w:p>
        <w:p w14:paraId="7E502EA8" w14:textId="18299F3D" w:rsidR="00FC61D4" w:rsidRDefault="00975E00">
          <w:pPr>
            <w:pStyle w:val="TOC2"/>
            <w:tabs>
              <w:tab w:val="right" w:leader="dot" w:pos="9350"/>
            </w:tabs>
            <w:rPr>
              <w:rFonts w:eastAsiaTheme="minorEastAsia"/>
              <w:noProof/>
            </w:rPr>
          </w:pPr>
          <w:hyperlink w:anchor="_Toc497156012" w:history="1">
            <w:r w:rsidR="00FC61D4" w:rsidRPr="00964467">
              <w:rPr>
                <w:rStyle w:val="Hyperlink"/>
                <w:noProof/>
              </w:rPr>
              <w:t>Materials and Methods</w:t>
            </w:r>
            <w:r w:rsidR="00FC61D4">
              <w:rPr>
                <w:noProof/>
                <w:webHidden/>
              </w:rPr>
              <w:tab/>
            </w:r>
            <w:r w:rsidR="00FC61D4">
              <w:rPr>
                <w:noProof/>
                <w:webHidden/>
              </w:rPr>
              <w:fldChar w:fldCharType="begin"/>
            </w:r>
            <w:r w:rsidR="00FC61D4">
              <w:rPr>
                <w:noProof/>
                <w:webHidden/>
              </w:rPr>
              <w:instrText xml:space="preserve"> PAGEREF _Toc497156012 \h </w:instrText>
            </w:r>
            <w:r w:rsidR="00FC61D4">
              <w:rPr>
                <w:noProof/>
                <w:webHidden/>
              </w:rPr>
            </w:r>
            <w:r w:rsidR="00FC61D4">
              <w:rPr>
                <w:noProof/>
                <w:webHidden/>
              </w:rPr>
              <w:fldChar w:fldCharType="separate"/>
            </w:r>
            <w:r w:rsidR="00FC61D4">
              <w:rPr>
                <w:noProof/>
                <w:webHidden/>
              </w:rPr>
              <w:t>26</w:t>
            </w:r>
            <w:r w:rsidR="00FC61D4">
              <w:rPr>
                <w:noProof/>
                <w:webHidden/>
              </w:rPr>
              <w:fldChar w:fldCharType="end"/>
            </w:r>
          </w:hyperlink>
        </w:p>
        <w:p w14:paraId="651ACF60" w14:textId="184C1BC9" w:rsidR="00FC61D4" w:rsidRDefault="00975E00">
          <w:pPr>
            <w:pStyle w:val="TOC3"/>
            <w:tabs>
              <w:tab w:val="right" w:leader="dot" w:pos="9350"/>
            </w:tabs>
            <w:rPr>
              <w:rFonts w:eastAsiaTheme="minorEastAsia"/>
              <w:noProof/>
            </w:rPr>
          </w:pPr>
          <w:hyperlink w:anchor="_Toc497156013"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_Toc497156013 \h </w:instrText>
            </w:r>
            <w:r w:rsidR="00FC61D4">
              <w:rPr>
                <w:noProof/>
                <w:webHidden/>
              </w:rPr>
            </w:r>
            <w:r w:rsidR="00FC61D4">
              <w:rPr>
                <w:noProof/>
                <w:webHidden/>
              </w:rPr>
              <w:fldChar w:fldCharType="separate"/>
            </w:r>
            <w:r w:rsidR="00FC61D4">
              <w:rPr>
                <w:noProof/>
                <w:webHidden/>
              </w:rPr>
              <w:t>26</w:t>
            </w:r>
            <w:r w:rsidR="00FC61D4">
              <w:rPr>
                <w:noProof/>
                <w:webHidden/>
              </w:rPr>
              <w:fldChar w:fldCharType="end"/>
            </w:r>
          </w:hyperlink>
        </w:p>
        <w:p w14:paraId="509288E4" w14:textId="1B0F4023" w:rsidR="00FC61D4" w:rsidRDefault="00975E00">
          <w:pPr>
            <w:pStyle w:val="TOC3"/>
            <w:tabs>
              <w:tab w:val="right" w:leader="dot" w:pos="9350"/>
            </w:tabs>
            <w:rPr>
              <w:rFonts w:eastAsiaTheme="minorEastAsia"/>
              <w:noProof/>
            </w:rPr>
          </w:pPr>
          <w:hyperlink w:anchor="_Toc497156014" w:history="1">
            <w:r w:rsidR="00FC61D4" w:rsidRPr="00964467">
              <w:rPr>
                <w:rStyle w:val="Hyperlink"/>
                <w:noProof/>
              </w:rPr>
              <w:t>Experimental Paradigm</w:t>
            </w:r>
            <w:r w:rsidR="00FC61D4">
              <w:rPr>
                <w:noProof/>
                <w:webHidden/>
              </w:rPr>
              <w:tab/>
            </w:r>
            <w:r w:rsidR="00FC61D4">
              <w:rPr>
                <w:noProof/>
                <w:webHidden/>
              </w:rPr>
              <w:fldChar w:fldCharType="begin"/>
            </w:r>
            <w:r w:rsidR="00FC61D4">
              <w:rPr>
                <w:noProof/>
                <w:webHidden/>
              </w:rPr>
              <w:instrText xml:space="preserve"> PAGEREF _Toc497156014 \h </w:instrText>
            </w:r>
            <w:r w:rsidR="00FC61D4">
              <w:rPr>
                <w:noProof/>
                <w:webHidden/>
              </w:rPr>
            </w:r>
            <w:r w:rsidR="00FC61D4">
              <w:rPr>
                <w:noProof/>
                <w:webHidden/>
              </w:rPr>
              <w:fldChar w:fldCharType="separate"/>
            </w:r>
            <w:r w:rsidR="00FC61D4">
              <w:rPr>
                <w:noProof/>
                <w:webHidden/>
              </w:rPr>
              <w:t>27</w:t>
            </w:r>
            <w:r w:rsidR="00FC61D4">
              <w:rPr>
                <w:noProof/>
                <w:webHidden/>
              </w:rPr>
              <w:fldChar w:fldCharType="end"/>
            </w:r>
          </w:hyperlink>
        </w:p>
        <w:p w14:paraId="209A65B3" w14:textId="7A7845BC" w:rsidR="00FC61D4" w:rsidRDefault="00975E00">
          <w:pPr>
            <w:pStyle w:val="TOC4"/>
            <w:tabs>
              <w:tab w:val="right" w:leader="dot" w:pos="9350"/>
            </w:tabs>
            <w:rPr>
              <w:rFonts w:eastAsiaTheme="minorEastAsia"/>
              <w:noProof/>
            </w:rPr>
          </w:pPr>
          <w:hyperlink w:anchor="_Toc497156015" w:history="1">
            <w:r w:rsidR="00FC61D4" w:rsidRPr="00964467">
              <w:rPr>
                <w:rStyle w:val="Hyperlink"/>
                <w:noProof/>
              </w:rPr>
              <w:t>Identity Remapping</w:t>
            </w:r>
            <w:r w:rsidR="00FC61D4">
              <w:rPr>
                <w:noProof/>
                <w:webHidden/>
              </w:rPr>
              <w:tab/>
            </w:r>
            <w:r w:rsidR="00FC61D4">
              <w:rPr>
                <w:noProof/>
                <w:webHidden/>
              </w:rPr>
              <w:fldChar w:fldCharType="begin"/>
            </w:r>
            <w:r w:rsidR="00FC61D4">
              <w:rPr>
                <w:noProof/>
                <w:webHidden/>
              </w:rPr>
              <w:instrText xml:space="preserve"> PAGEREF _Toc497156015 \h </w:instrText>
            </w:r>
            <w:r w:rsidR="00FC61D4">
              <w:rPr>
                <w:noProof/>
                <w:webHidden/>
              </w:rPr>
            </w:r>
            <w:r w:rsidR="00FC61D4">
              <w:rPr>
                <w:noProof/>
                <w:webHidden/>
              </w:rPr>
              <w:fldChar w:fldCharType="separate"/>
            </w:r>
            <w:r w:rsidR="00FC61D4">
              <w:rPr>
                <w:noProof/>
                <w:webHidden/>
              </w:rPr>
              <w:t>29</w:t>
            </w:r>
            <w:r w:rsidR="00FC61D4">
              <w:rPr>
                <w:noProof/>
                <w:webHidden/>
              </w:rPr>
              <w:fldChar w:fldCharType="end"/>
            </w:r>
          </w:hyperlink>
        </w:p>
        <w:p w14:paraId="5E3C59D2" w14:textId="38E8E85D" w:rsidR="00FC61D4" w:rsidRDefault="00975E00">
          <w:pPr>
            <w:pStyle w:val="TOC4"/>
            <w:tabs>
              <w:tab w:val="right" w:leader="dot" w:pos="9350"/>
            </w:tabs>
            <w:rPr>
              <w:rFonts w:eastAsiaTheme="minorEastAsia"/>
              <w:noProof/>
            </w:rPr>
          </w:pPr>
          <w:hyperlink w:anchor="_Toc497156016" w:history="1">
            <w:r w:rsidR="00FC61D4" w:rsidRPr="00964467">
              <w:rPr>
                <w:rStyle w:val="Hyperlink"/>
                <w:noProof/>
              </w:rPr>
              <w:t>Global Error Transformations</w:t>
            </w:r>
            <w:r w:rsidR="00FC61D4">
              <w:rPr>
                <w:noProof/>
                <w:webHidden/>
              </w:rPr>
              <w:tab/>
            </w:r>
            <w:r w:rsidR="00FC61D4">
              <w:rPr>
                <w:noProof/>
                <w:webHidden/>
              </w:rPr>
              <w:fldChar w:fldCharType="begin"/>
            </w:r>
            <w:r w:rsidR="00FC61D4">
              <w:rPr>
                <w:noProof/>
                <w:webHidden/>
              </w:rPr>
              <w:instrText xml:space="preserve"> PAGEREF _Toc497156016 \h </w:instrText>
            </w:r>
            <w:r w:rsidR="00FC61D4">
              <w:rPr>
                <w:noProof/>
                <w:webHidden/>
              </w:rPr>
            </w:r>
            <w:r w:rsidR="00FC61D4">
              <w:rPr>
                <w:noProof/>
                <w:webHidden/>
              </w:rPr>
              <w:fldChar w:fldCharType="separate"/>
            </w:r>
            <w:r w:rsidR="00FC61D4">
              <w:rPr>
                <w:noProof/>
                <w:webHidden/>
              </w:rPr>
              <w:t>29</w:t>
            </w:r>
            <w:r w:rsidR="00FC61D4">
              <w:rPr>
                <w:noProof/>
                <w:webHidden/>
              </w:rPr>
              <w:fldChar w:fldCharType="end"/>
            </w:r>
          </w:hyperlink>
        </w:p>
        <w:p w14:paraId="4C4EA64E" w14:textId="74FEB01D" w:rsidR="00FC61D4" w:rsidRDefault="00975E00">
          <w:pPr>
            <w:pStyle w:val="TOC4"/>
            <w:tabs>
              <w:tab w:val="right" w:leader="dot" w:pos="9350"/>
            </w:tabs>
            <w:rPr>
              <w:rFonts w:eastAsiaTheme="minorEastAsia"/>
              <w:noProof/>
            </w:rPr>
          </w:pPr>
          <w:hyperlink w:anchor="_Toc497156017" w:history="1">
            <w:r w:rsidR="00FC61D4" w:rsidRPr="00964467">
              <w:rPr>
                <w:rStyle w:val="Hyperlink"/>
                <w:noProof/>
              </w:rPr>
              <w:t>Location Placement Evaluation</w:t>
            </w:r>
            <w:r w:rsidR="00FC61D4">
              <w:rPr>
                <w:noProof/>
                <w:webHidden/>
              </w:rPr>
              <w:tab/>
            </w:r>
            <w:r w:rsidR="00FC61D4">
              <w:rPr>
                <w:noProof/>
                <w:webHidden/>
              </w:rPr>
              <w:fldChar w:fldCharType="begin"/>
            </w:r>
            <w:r w:rsidR="00FC61D4">
              <w:rPr>
                <w:noProof/>
                <w:webHidden/>
              </w:rPr>
              <w:instrText xml:space="preserve"> PAGEREF _Toc497156017 \h </w:instrText>
            </w:r>
            <w:r w:rsidR="00FC61D4">
              <w:rPr>
                <w:noProof/>
                <w:webHidden/>
              </w:rPr>
            </w:r>
            <w:r w:rsidR="00FC61D4">
              <w:rPr>
                <w:noProof/>
                <w:webHidden/>
              </w:rPr>
              <w:fldChar w:fldCharType="separate"/>
            </w:r>
            <w:r w:rsidR="00FC61D4">
              <w:rPr>
                <w:noProof/>
                <w:webHidden/>
              </w:rPr>
              <w:t>30</w:t>
            </w:r>
            <w:r w:rsidR="00FC61D4">
              <w:rPr>
                <w:noProof/>
                <w:webHidden/>
              </w:rPr>
              <w:fldChar w:fldCharType="end"/>
            </w:r>
          </w:hyperlink>
        </w:p>
        <w:p w14:paraId="004ED016" w14:textId="2023F515" w:rsidR="00FC61D4" w:rsidRDefault="00975E00">
          <w:pPr>
            <w:pStyle w:val="TOC4"/>
            <w:tabs>
              <w:tab w:val="right" w:leader="dot" w:pos="9350"/>
            </w:tabs>
            <w:rPr>
              <w:rFonts w:eastAsiaTheme="minorEastAsia"/>
              <w:noProof/>
            </w:rPr>
          </w:pPr>
          <w:hyperlink w:anchor="_Toc497156018" w:history="1">
            <w:r w:rsidR="00FC61D4" w:rsidRPr="00964467">
              <w:rPr>
                <w:rStyle w:val="Hyperlink"/>
                <w:noProof/>
              </w:rPr>
              <w:t>Compound Identity Error Evaluation</w:t>
            </w:r>
            <w:r w:rsidR="00FC61D4">
              <w:rPr>
                <w:noProof/>
                <w:webHidden/>
              </w:rPr>
              <w:tab/>
            </w:r>
            <w:r w:rsidR="00FC61D4">
              <w:rPr>
                <w:noProof/>
                <w:webHidden/>
              </w:rPr>
              <w:fldChar w:fldCharType="begin"/>
            </w:r>
            <w:r w:rsidR="00FC61D4">
              <w:rPr>
                <w:noProof/>
                <w:webHidden/>
              </w:rPr>
              <w:instrText xml:space="preserve"> PAGEREF _Toc497156018 \h </w:instrText>
            </w:r>
            <w:r w:rsidR="00FC61D4">
              <w:rPr>
                <w:noProof/>
                <w:webHidden/>
              </w:rPr>
            </w:r>
            <w:r w:rsidR="00FC61D4">
              <w:rPr>
                <w:noProof/>
                <w:webHidden/>
              </w:rPr>
              <w:fldChar w:fldCharType="separate"/>
            </w:r>
            <w:r w:rsidR="00FC61D4">
              <w:rPr>
                <w:noProof/>
                <w:webHidden/>
              </w:rPr>
              <w:t>31</w:t>
            </w:r>
            <w:r w:rsidR="00FC61D4">
              <w:rPr>
                <w:noProof/>
                <w:webHidden/>
              </w:rPr>
              <w:fldChar w:fldCharType="end"/>
            </w:r>
          </w:hyperlink>
        </w:p>
        <w:p w14:paraId="6A9195FC" w14:textId="3FBE3442" w:rsidR="00FC61D4" w:rsidRDefault="00975E00">
          <w:pPr>
            <w:pStyle w:val="TOC3"/>
            <w:tabs>
              <w:tab w:val="right" w:leader="dot" w:pos="9350"/>
            </w:tabs>
            <w:rPr>
              <w:rFonts w:eastAsiaTheme="minorEastAsia"/>
              <w:noProof/>
            </w:rPr>
          </w:pPr>
          <w:hyperlink w:anchor="_Toc497156019" w:history="1">
            <w:r w:rsidR="00FC61D4" w:rsidRPr="00964467">
              <w:rPr>
                <w:rStyle w:val="Hyperlink"/>
                <w:noProof/>
              </w:rPr>
              <w:t>Gestalten Shape-Like Information</w:t>
            </w:r>
            <w:r w:rsidR="00FC61D4">
              <w:rPr>
                <w:noProof/>
                <w:webHidden/>
              </w:rPr>
              <w:tab/>
            </w:r>
            <w:r w:rsidR="00FC61D4">
              <w:rPr>
                <w:noProof/>
                <w:webHidden/>
              </w:rPr>
              <w:fldChar w:fldCharType="begin"/>
            </w:r>
            <w:r w:rsidR="00FC61D4">
              <w:rPr>
                <w:noProof/>
                <w:webHidden/>
              </w:rPr>
              <w:instrText xml:space="preserve"> PAGEREF _Toc497156019 \h </w:instrText>
            </w:r>
            <w:r w:rsidR="00FC61D4">
              <w:rPr>
                <w:noProof/>
                <w:webHidden/>
              </w:rPr>
            </w:r>
            <w:r w:rsidR="00FC61D4">
              <w:rPr>
                <w:noProof/>
                <w:webHidden/>
              </w:rPr>
              <w:fldChar w:fldCharType="separate"/>
            </w:r>
            <w:r w:rsidR="00FC61D4">
              <w:rPr>
                <w:noProof/>
                <w:webHidden/>
              </w:rPr>
              <w:t>32</w:t>
            </w:r>
            <w:r w:rsidR="00FC61D4">
              <w:rPr>
                <w:noProof/>
                <w:webHidden/>
              </w:rPr>
              <w:fldChar w:fldCharType="end"/>
            </w:r>
          </w:hyperlink>
        </w:p>
        <w:p w14:paraId="6E33D503" w14:textId="289043B8" w:rsidR="00FC61D4" w:rsidRDefault="00975E00">
          <w:pPr>
            <w:pStyle w:val="TOC3"/>
            <w:tabs>
              <w:tab w:val="right" w:leader="dot" w:pos="9350"/>
            </w:tabs>
            <w:rPr>
              <w:rFonts w:eastAsiaTheme="minorEastAsia"/>
              <w:noProof/>
            </w:rPr>
          </w:pPr>
          <w:hyperlink w:anchor="_Toc497156020"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_Toc497156020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557FD4F7" w14:textId="451A0B26" w:rsidR="00FC61D4" w:rsidRDefault="00975E00">
          <w:pPr>
            <w:pStyle w:val="TOC3"/>
            <w:tabs>
              <w:tab w:val="right" w:leader="dot" w:pos="9350"/>
            </w:tabs>
            <w:rPr>
              <w:rFonts w:eastAsiaTheme="minorEastAsia"/>
              <w:noProof/>
            </w:rPr>
          </w:pPr>
          <w:hyperlink w:anchor="_Toc497156021" w:history="1">
            <w:r w:rsidR="00FC61D4" w:rsidRPr="00964467">
              <w:rPr>
                <w:rStyle w:val="Hyperlink"/>
                <w:noProof/>
              </w:rPr>
              <w:t>Reanalysis of Watson et al. (2013) Set Size Data</w:t>
            </w:r>
            <w:r w:rsidR="00FC61D4">
              <w:rPr>
                <w:noProof/>
                <w:webHidden/>
              </w:rPr>
              <w:tab/>
            </w:r>
            <w:r w:rsidR="00FC61D4">
              <w:rPr>
                <w:noProof/>
                <w:webHidden/>
              </w:rPr>
              <w:fldChar w:fldCharType="begin"/>
            </w:r>
            <w:r w:rsidR="00FC61D4">
              <w:rPr>
                <w:noProof/>
                <w:webHidden/>
              </w:rPr>
              <w:instrText xml:space="preserve"> PAGEREF _Toc497156021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2419F1C2" w14:textId="4201DAEC" w:rsidR="00FC61D4" w:rsidRDefault="00975E00">
          <w:pPr>
            <w:pStyle w:val="TOC2"/>
            <w:tabs>
              <w:tab w:val="right" w:leader="dot" w:pos="9350"/>
            </w:tabs>
            <w:rPr>
              <w:rFonts w:eastAsiaTheme="minorEastAsia"/>
              <w:noProof/>
            </w:rPr>
          </w:pPr>
          <w:hyperlink w:anchor="_Toc497156022"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_Toc497156022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125C53C8" w14:textId="72DBFD35" w:rsidR="00FC61D4" w:rsidRDefault="00975E00">
          <w:pPr>
            <w:pStyle w:val="TOC3"/>
            <w:tabs>
              <w:tab w:val="right" w:leader="dot" w:pos="9350"/>
            </w:tabs>
            <w:rPr>
              <w:rFonts w:eastAsiaTheme="minorEastAsia"/>
              <w:noProof/>
            </w:rPr>
          </w:pPr>
          <w:hyperlink w:anchor="_Toc497156023" w:history="1">
            <w:r w:rsidR="00FC61D4" w:rsidRPr="00964467">
              <w:rPr>
                <w:rStyle w:val="Hyperlink"/>
                <w:noProof/>
              </w:rPr>
              <w:t>Differences in Misplacement Accounted for by Global Errors</w:t>
            </w:r>
            <w:r w:rsidR="00FC61D4">
              <w:rPr>
                <w:noProof/>
                <w:webHidden/>
              </w:rPr>
              <w:tab/>
            </w:r>
            <w:r w:rsidR="00FC61D4">
              <w:rPr>
                <w:noProof/>
                <w:webHidden/>
              </w:rPr>
              <w:fldChar w:fldCharType="begin"/>
            </w:r>
            <w:r w:rsidR="00FC61D4">
              <w:rPr>
                <w:noProof/>
                <w:webHidden/>
              </w:rPr>
              <w:instrText xml:space="preserve"> PAGEREF _Toc497156023 \h </w:instrText>
            </w:r>
            <w:r w:rsidR="00FC61D4">
              <w:rPr>
                <w:noProof/>
                <w:webHidden/>
              </w:rPr>
            </w:r>
            <w:r w:rsidR="00FC61D4">
              <w:rPr>
                <w:noProof/>
                <w:webHidden/>
              </w:rPr>
              <w:fldChar w:fldCharType="separate"/>
            </w:r>
            <w:r w:rsidR="00FC61D4">
              <w:rPr>
                <w:noProof/>
                <w:webHidden/>
              </w:rPr>
              <w:t>33</w:t>
            </w:r>
            <w:r w:rsidR="00FC61D4">
              <w:rPr>
                <w:noProof/>
                <w:webHidden/>
              </w:rPr>
              <w:fldChar w:fldCharType="end"/>
            </w:r>
          </w:hyperlink>
        </w:p>
        <w:p w14:paraId="7B06CAE3" w14:textId="04DEFAAF" w:rsidR="00FC61D4" w:rsidRDefault="00975E00">
          <w:pPr>
            <w:pStyle w:val="TOC3"/>
            <w:tabs>
              <w:tab w:val="right" w:leader="dot" w:pos="9350"/>
            </w:tabs>
            <w:rPr>
              <w:rFonts w:eastAsiaTheme="minorEastAsia"/>
              <w:noProof/>
            </w:rPr>
          </w:pPr>
          <w:hyperlink w:anchor="_Toc497156024" w:history="1">
            <w:r w:rsidR="00FC61D4" w:rsidRPr="00964467">
              <w:rPr>
                <w:rStyle w:val="Hyperlink"/>
                <w:noProof/>
              </w:rPr>
              <w:t>First-Order and Higher-Order Relational Errors</w:t>
            </w:r>
            <w:r w:rsidR="00FC61D4">
              <w:rPr>
                <w:noProof/>
                <w:webHidden/>
              </w:rPr>
              <w:tab/>
            </w:r>
            <w:r w:rsidR="00FC61D4">
              <w:rPr>
                <w:noProof/>
                <w:webHidden/>
              </w:rPr>
              <w:fldChar w:fldCharType="begin"/>
            </w:r>
            <w:r w:rsidR="00FC61D4">
              <w:rPr>
                <w:noProof/>
                <w:webHidden/>
              </w:rPr>
              <w:instrText xml:space="preserve"> PAGEREF _Toc497156024 \h </w:instrText>
            </w:r>
            <w:r w:rsidR="00FC61D4">
              <w:rPr>
                <w:noProof/>
                <w:webHidden/>
              </w:rPr>
            </w:r>
            <w:r w:rsidR="00FC61D4">
              <w:rPr>
                <w:noProof/>
                <w:webHidden/>
              </w:rPr>
              <w:fldChar w:fldCharType="separate"/>
            </w:r>
            <w:r w:rsidR="00FC61D4">
              <w:rPr>
                <w:noProof/>
                <w:webHidden/>
              </w:rPr>
              <w:t>35</w:t>
            </w:r>
            <w:r w:rsidR="00FC61D4">
              <w:rPr>
                <w:noProof/>
                <w:webHidden/>
              </w:rPr>
              <w:fldChar w:fldCharType="end"/>
            </w:r>
          </w:hyperlink>
        </w:p>
        <w:p w14:paraId="4EA25F40" w14:textId="497AC061" w:rsidR="00FC61D4" w:rsidRDefault="00975E00">
          <w:pPr>
            <w:pStyle w:val="TOC3"/>
            <w:tabs>
              <w:tab w:val="right" w:leader="dot" w:pos="9350"/>
            </w:tabs>
            <w:rPr>
              <w:rFonts w:eastAsiaTheme="minorEastAsia"/>
              <w:noProof/>
            </w:rPr>
          </w:pPr>
          <w:hyperlink w:anchor="_Toc497156025" w:history="1">
            <w:r w:rsidR="00FC61D4" w:rsidRPr="00964467">
              <w:rPr>
                <w:rStyle w:val="Hyperlink"/>
                <w:noProof/>
              </w:rPr>
              <w:t>Differences in Accuracy of Item-Location Associations across Set Sizes</w:t>
            </w:r>
            <w:r w:rsidR="00FC61D4">
              <w:rPr>
                <w:noProof/>
                <w:webHidden/>
              </w:rPr>
              <w:tab/>
            </w:r>
            <w:r w:rsidR="00FC61D4">
              <w:rPr>
                <w:noProof/>
                <w:webHidden/>
              </w:rPr>
              <w:fldChar w:fldCharType="begin"/>
            </w:r>
            <w:r w:rsidR="00FC61D4">
              <w:rPr>
                <w:noProof/>
                <w:webHidden/>
              </w:rPr>
              <w:instrText xml:space="preserve"> PAGEREF _Toc497156025 \h </w:instrText>
            </w:r>
            <w:r w:rsidR="00FC61D4">
              <w:rPr>
                <w:noProof/>
                <w:webHidden/>
              </w:rPr>
            </w:r>
            <w:r w:rsidR="00FC61D4">
              <w:rPr>
                <w:noProof/>
                <w:webHidden/>
              </w:rPr>
              <w:fldChar w:fldCharType="separate"/>
            </w:r>
            <w:r w:rsidR="00FC61D4">
              <w:rPr>
                <w:noProof/>
                <w:webHidden/>
              </w:rPr>
              <w:t>36</w:t>
            </w:r>
            <w:r w:rsidR="00FC61D4">
              <w:rPr>
                <w:noProof/>
                <w:webHidden/>
              </w:rPr>
              <w:fldChar w:fldCharType="end"/>
            </w:r>
          </w:hyperlink>
        </w:p>
        <w:p w14:paraId="462CEC99" w14:textId="35B34C49" w:rsidR="00FC61D4" w:rsidRDefault="00975E00">
          <w:pPr>
            <w:pStyle w:val="TOC2"/>
            <w:tabs>
              <w:tab w:val="right" w:leader="dot" w:pos="9350"/>
            </w:tabs>
            <w:rPr>
              <w:rFonts w:eastAsiaTheme="minorEastAsia"/>
              <w:noProof/>
            </w:rPr>
          </w:pPr>
          <w:hyperlink w:anchor="_Toc497156026"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_Toc497156026 \h </w:instrText>
            </w:r>
            <w:r w:rsidR="00FC61D4">
              <w:rPr>
                <w:noProof/>
                <w:webHidden/>
              </w:rPr>
            </w:r>
            <w:r w:rsidR="00FC61D4">
              <w:rPr>
                <w:noProof/>
                <w:webHidden/>
              </w:rPr>
              <w:fldChar w:fldCharType="separate"/>
            </w:r>
            <w:r w:rsidR="00FC61D4">
              <w:rPr>
                <w:noProof/>
                <w:webHidden/>
              </w:rPr>
              <w:t>37</w:t>
            </w:r>
            <w:r w:rsidR="00FC61D4">
              <w:rPr>
                <w:noProof/>
                <w:webHidden/>
              </w:rPr>
              <w:fldChar w:fldCharType="end"/>
            </w:r>
          </w:hyperlink>
        </w:p>
        <w:p w14:paraId="447D74F6" w14:textId="07BC3155" w:rsidR="00FC61D4" w:rsidRDefault="00975E00">
          <w:pPr>
            <w:pStyle w:val="TOC1"/>
            <w:tabs>
              <w:tab w:val="right" w:leader="dot" w:pos="9350"/>
            </w:tabs>
            <w:rPr>
              <w:rFonts w:eastAsiaTheme="minorEastAsia"/>
              <w:noProof/>
            </w:rPr>
          </w:pPr>
          <w:hyperlink w:anchor="_Toc497156027" w:history="1">
            <w:r w:rsidR="00FC61D4" w:rsidRPr="00964467">
              <w:rPr>
                <w:rStyle w:val="Hyperlink"/>
                <w:noProof/>
              </w:rPr>
              <w:t>Memory during Time Travel: Spatiotemporal Navigation, Contextual Boundaries, and Relational Memory Errors in Virtual Reality</w:t>
            </w:r>
            <w:r w:rsidR="00FC61D4">
              <w:rPr>
                <w:noProof/>
                <w:webHidden/>
              </w:rPr>
              <w:tab/>
            </w:r>
            <w:r w:rsidR="00FC61D4">
              <w:rPr>
                <w:noProof/>
                <w:webHidden/>
              </w:rPr>
              <w:fldChar w:fldCharType="begin"/>
            </w:r>
            <w:r w:rsidR="00FC61D4">
              <w:rPr>
                <w:noProof/>
                <w:webHidden/>
              </w:rPr>
              <w:instrText xml:space="preserve"> PAGEREF _Toc497156027 \h </w:instrText>
            </w:r>
            <w:r w:rsidR="00FC61D4">
              <w:rPr>
                <w:noProof/>
                <w:webHidden/>
              </w:rPr>
            </w:r>
            <w:r w:rsidR="00FC61D4">
              <w:rPr>
                <w:noProof/>
                <w:webHidden/>
              </w:rPr>
              <w:fldChar w:fldCharType="separate"/>
            </w:r>
            <w:r w:rsidR="00FC61D4">
              <w:rPr>
                <w:noProof/>
                <w:webHidden/>
              </w:rPr>
              <w:t>42</w:t>
            </w:r>
            <w:r w:rsidR="00FC61D4">
              <w:rPr>
                <w:noProof/>
                <w:webHidden/>
              </w:rPr>
              <w:fldChar w:fldCharType="end"/>
            </w:r>
          </w:hyperlink>
        </w:p>
        <w:p w14:paraId="1BFCD0DE" w14:textId="0834D5A2" w:rsidR="00FC61D4" w:rsidRDefault="00975E00">
          <w:pPr>
            <w:pStyle w:val="TOC2"/>
            <w:tabs>
              <w:tab w:val="right" w:leader="dot" w:pos="9350"/>
            </w:tabs>
            <w:rPr>
              <w:rFonts w:eastAsiaTheme="minorEastAsia"/>
              <w:noProof/>
            </w:rPr>
          </w:pPr>
          <w:hyperlink w:anchor="_Toc497156028"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_Toc497156028 \h </w:instrText>
            </w:r>
            <w:r w:rsidR="00FC61D4">
              <w:rPr>
                <w:noProof/>
                <w:webHidden/>
              </w:rPr>
            </w:r>
            <w:r w:rsidR="00FC61D4">
              <w:rPr>
                <w:noProof/>
                <w:webHidden/>
              </w:rPr>
              <w:fldChar w:fldCharType="separate"/>
            </w:r>
            <w:r w:rsidR="00FC61D4">
              <w:rPr>
                <w:noProof/>
                <w:webHidden/>
              </w:rPr>
              <w:t>42</w:t>
            </w:r>
            <w:r w:rsidR="00FC61D4">
              <w:rPr>
                <w:noProof/>
                <w:webHidden/>
              </w:rPr>
              <w:fldChar w:fldCharType="end"/>
            </w:r>
          </w:hyperlink>
        </w:p>
        <w:p w14:paraId="4CE5A3C6" w14:textId="1A0255C5" w:rsidR="00FC61D4" w:rsidRDefault="00975E00">
          <w:pPr>
            <w:pStyle w:val="TOC2"/>
            <w:tabs>
              <w:tab w:val="right" w:leader="dot" w:pos="9350"/>
            </w:tabs>
            <w:rPr>
              <w:rFonts w:eastAsiaTheme="minorEastAsia"/>
              <w:noProof/>
            </w:rPr>
          </w:pPr>
          <w:hyperlink w:anchor="_Toc497156029" w:history="1">
            <w:r w:rsidR="00FC61D4" w:rsidRPr="00964467">
              <w:rPr>
                <w:rStyle w:val="Hyperlink"/>
                <w:noProof/>
              </w:rPr>
              <w:t>Methods</w:t>
            </w:r>
            <w:r w:rsidR="00FC61D4">
              <w:rPr>
                <w:noProof/>
                <w:webHidden/>
              </w:rPr>
              <w:tab/>
            </w:r>
            <w:r w:rsidR="00FC61D4">
              <w:rPr>
                <w:noProof/>
                <w:webHidden/>
              </w:rPr>
              <w:fldChar w:fldCharType="begin"/>
            </w:r>
            <w:r w:rsidR="00FC61D4">
              <w:rPr>
                <w:noProof/>
                <w:webHidden/>
              </w:rPr>
              <w:instrText xml:space="preserve"> PAGEREF _Toc497156029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20C8B594" w14:textId="7E928899" w:rsidR="00FC61D4" w:rsidRDefault="00975E00">
          <w:pPr>
            <w:pStyle w:val="TOC3"/>
            <w:tabs>
              <w:tab w:val="right" w:leader="dot" w:pos="9350"/>
            </w:tabs>
            <w:rPr>
              <w:rFonts w:eastAsiaTheme="minorEastAsia"/>
              <w:noProof/>
            </w:rPr>
          </w:pPr>
          <w:hyperlink w:anchor="_Toc497156030"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_Toc497156030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4EEAAFA7" w14:textId="4389BD65" w:rsidR="00FC61D4" w:rsidRDefault="00975E00">
          <w:pPr>
            <w:pStyle w:val="TOC3"/>
            <w:tabs>
              <w:tab w:val="right" w:leader="dot" w:pos="9350"/>
            </w:tabs>
            <w:rPr>
              <w:rFonts w:eastAsiaTheme="minorEastAsia"/>
              <w:noProof/>
            </w:rPr>
          </w:pPr>
          <w:hyperlink w:anchor="_Toc497156031" w:history="1">
            <w:r w:rsidR="00FC61D4" w:rsidRPr="00964467">
              <w:rPr>
                <w:rStyle w:val="Hyperlink"/>
                <w:noProof/>
              </w:rPr>
              <w:t>Design and Procedures</w:t>
            </w:r>
            <w:r w:rsidR="00FC61D4">
              <w:rPr>
                <w:noProof/>
                <w:webHidden/>
              </w:rPr>
              <w:tab/>
            </w:r>
            <w:r w:rsidR="00FC61D4">
              <w:rPr>
                <w:noProof/>
                <w:webHidden/>
              </w:rPr>
              <w:fldChar w:fldCharType="begin"/>
            </w:r>
            <w:r w:rsidR="00FC61D4">
              <w:rPr>
                <w:noProof/>
                <w:webHidden/>
              </w:rPr>
              <w:instrText xml:space="preserve"> PAGEREF _Toc497156031 \h </w:instrText>
            </w:r>
            <w:r w:rsidR="00FC61D4">
              <w:rPr>
                <w:noProof/>
                <w:webHidden/>
              </w:rPr>
            </w:r>
            <w:r w:rsidR="00FC61D4">
              <w:rPr>
                <w:noProof/>
                <w:webHidden/>
              </w:rPr>
              <w:fldChar w:fldCharType="separate"/>
            </w:r>
            <w:r w:rsidR="00FC61D4">
              <w:rPr>
                <w:noProof/>
                <w:webHidden/>
              </w:rPr>
              <w:t>44</w:t>
            </w:r>
            <w:r w:rsidR="00FC61D4">
              <w:rPr>
                <w:noProof/>
                <w:webHidden/>
              </w:rPr>
              <w:fldChar w:fldCharType="end"/>
            </w:r>
          </w:hyperlink>
        </w:p>
        <w:p w14:paraId="1C617F0C" w14:textId="662F9925" w:rsidR="00FC61D4" w:rsidRDefault="00975E00">
          <w:pPr>
            <w:pStyle w:val="TOC3"/>
            <w:tabs>
              <w:tab w:val="right" w:leader="dot" w:pos="9350"/>
            </w:tabs>
            <w:rPr>
              <w:rFonts w:eastAsiaTheme="minorEastAsia"/>
              <w:noProof/>
            </w:rPr>
          </w:pPr>
          <w:hyperlink w:anchor="_Toc497156032" w:history="1">
            <w:r w:rsidR="00FC61D4" w:rsidRPr="00964467">
              <w:rPr>
                <w:rStyle w:val="Hyperlink"/>
                <w:noProof/>
              </w:rPr>
              <w:t>Analysis Metrics</w:t>
            </w:r>
            <w:r w:rsidR="00FC61D4">
              <w:rPr>
                <w:noProof/>
                <w:webHidden/>
              </w:rPr>
              <w:tab/>
            </w:r>
            <w:r w:rsidR="00FC61D4">
              <w:rPr>
                <w:noProof/>
                <w:webHidden/>
              </w:rPr>
              <w:fldChar w:fldCharType="begin"/>
            </w:r>
            <w:r w:rsidR="00FC61D4">
              <w:rPr>
                <w:noProof/>
                <w:webHidden/>
              </w:rPr>
              <w:instrText xml:space="preserve"> PAGEREF _Toc497156032 \h </w:instrText>
            </w:r>
            <w:r w:rsidR="00FC61D4">
              <w:rPr>
                <w:noProof/>
                <w:webHidden/>
              </w:rPr>
            </w:r>
            <w:r w:rsidR="00FC61D4">
              <w:rPr>
                <w:noProof/>
                <w:webHidden/>
              </w:rPr>
              <w:fldChar w:fldCharType="separate"/>
            </w:r>
            <w:r w:rsidR="00FC61D4">
              <w:rPr>
                <w:noProof/>
                <w:webHidden/>
              </w:rPr>
              <w:t>45</w:t>
            </w:r>
            <w:r w:rsidR="00FC61D4">
              <w:rPr>
                <w:noProof/>
                <w:webHidden/>
              </w:rPr>
              <w:fldChar w:fldCharType="end"/>
            </w:r>
          </w:hyperlink>
        </w:p>
        <w:p w14:paraId="6353BFFB" w14:textId="7102ADBA" w:rsidR="00FC61D4" w:rsidRDefault="00975E00">
          <w:pPr>
            <w:pStyle w:val="TOC3"/>
            <w:tabs>
              <w:tab w:val="right" w:leader="dot" w:pos="9350"/>
            </w:tabs>
            <w:rPr>
              <w:rFonts w:eastAsiaTheme="minorEastAsia"/>
              <w:noProof/>
            </w:rPr>
          </w:pPr>
          <w:hyperlink w:anchor="_Toc497156033"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_Toc497156033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1EF8EB1C" w14:textId="2FA55A92" w:rsidR="00FC61D4" w:rsidRDefault="00975E00">
          <w:pPr>
            <w:pStyle w:val="TOC2"/>
            <w:tabs>
              <w:tab w:val="right" w:leader="dot" w:pos="9350"/>
            </w:tabs>
            <w:rPr>
              <w:rFonts w:eastAsiaTheme="minorEastAsia"/>
              <w:noProof/>
            </w:rPr>
          </w:pPr>
          <w:hyperlink w:anchor="_Toc497156034"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_Toc497156034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4E604C5D" w14:textId="212BF145" w:rsidR="00FC61D4" w:rsidRDefault="00975E00">
          <w:pPr>
            <w:pStyle w:val="TOC3"/>
            <w:tabs>
              <w:tab w:val="right" w:leader="dot" w:pos="9350"/>
            </w:tabs>
            <w:rPr>
              <w:rFonts w:eastAsiaTheme="minorEastAsia"/>
              <w:noProof/>
            </w:rPr>
          </w:pPr>
          <w:hyperlink w:anchor="_Toc497156035" w:history="1">
            <w:r w:rsidR="00FC61D4" w:rsidRPr="00964467">
              <w:rPr>
                <w:rStyle w:val="Hyperlink"/>
                <w:noProof/>
              </w:rPr>
              <w:t>Overall Accuracy</w:t>
            </w:r>
            <w:r w:rsidR="00FC61D4">
              <w:rPr>
                <w:noProof/>
                <w:webHidden/>
              </w:rPr>
              <w:tab/>
            </w:r>
            <w:r w:rsidR="00FC61D4">
              <w:rPr>
                <w:noProof/>
                <w:webHidden/>
              </w:rPr>
              <w:fldChar w:fldCharType="begin"/>
            </w:r>
            <w:r w:rsidR="00FC61D4">
              <w:rPr>
                <w:noProof/>
                <w:webHidden/>
              </w:rPr>
              <w:instrText xml:space="preserve"> PAGEREF _Toc497156035 \h </w:instrText>
            </w:r>
            <w:r w:rsidR="00FC61D4">
              <w:rPr>
                <w:noProof/>
                <w:webHidden/>
              </w:rPr>
            </w:r>
            <w:r w:rsidR="00FC61D4">
              <w:rPr>
                <w:noProof/>
                <w:webHidden/>
              </w:rPr>
              <w:fldChar w:fldCharType="separate"/>
            </w:r>
            <w:r w:rsidR="00FC61D4">
              <w:rPr>
                <w:noProof/>
                <w:webHidden/>
              </w:rPr>
              <w:t>46</w:t>
            </w:r>
            <w:r w:rsidR="00FC61D4">
              <w:rPr>
                <w:noProof/>
                <w:webHidden/>
              </w:rPr>
              <w:fldChar w:fldCharType="end"/>
            </w:r>
          </w:hyperlink>
        </w:p>
        <w:p w14:paraId="5F5E78A8" w14:textId="4269462E" w:rsidR="00FC61D4" w:rsidRDefault="00975E00">
          <w:pPr>
            <w:pStyle w:val="TOC3"/>
            <w:tabs>
              <w:tab w:val="right" w:leader="dot" w:pos="9350"/>
            </w:tabs>
            <w:rPr>
              <w:rFonts w:eastAsiaTheme="minorEastAsia"/>
              <w:noProof/>
            </w:rPr>
          </w:pPr>
          <w:hyperlink w:anchor="_Toc497156036" w:history="1">
            <w:r w:rsidR="00FC61D4" w:rsidRPr="00964467">
              <w:rPr>
                <w:rStyle w:val="Hyperlink"/>
                <w:noProof/>
              </w:rPr>
              <w:t>Relational Memory Errors</w:t>
            </w:r>
            <w:r w:rsidR="00FC61D4">
              <w:rPr>
                <w:noProof/>
                <w:webHidden/>
              </w:rPr>
              <w:tab/>
            </w:r>
            <w:r w:rsidR="00FC61D4">
              <w:rPr>
                <w:noProof/>
                <w:webHidden/>
              </w:rPr>
              <w:fldChar w:fldCharType="begin"/>
            </w:r>
            <w:r w:rsidR="00FC61D4">
              <w:rPr>
                <w:noProof/>
                <w:webHidden/>
              </w:rPr>
              <w:instrText xml:space="preserve"> PAGEREF _Toc497156036 \h </w:instrText>
            </w:r>
            <w:r w:rsidR="00FC61D4">
              <w:rPr>
                <w:noProof/>
                <w:webHidden/>
              </w:rPr>
            </w:r>
            <w:r w:rsidR="00FC61D4">
              <w:rPr>
                <w:noProof/>
                <w:webHidden/>
              </w:rPr>
              <w:fldChar w:fldCharType="separate"/>
            </w:r>
            <w:r w:rsidR="00FC61D4">
              <w:rPr>
                <w:noProof/>
                <w:webHidden/>
              </w:rPr>
              <w:t>47</w:t>
            </w:r>
            <w:r w:rsidR="00FC61D4">
              <w:rPr>
                <w:noProof/>
                <w:webHidden/>
              </w:rPr>
              <w:fldChar w:fldCharType="end"/>
            </w:r>
          </w:hyperlink>
        </w:p>
        <w:p w14:paraId="46479BF3" w14:textId="00341853" w:rsidR="00FC61D4" w:rsidRDefault="00975E00">
          <w:pPr>
            <w:pStyle w:val="TOC3"/>
            <w:tabs>
              <w:tab w:val="right" w:leader="dot" w:pos="9350"/>
            </w:tabs>
            <w:rPr>
              <w:rFonts w:eastAsiaTheme="minorEastAsia"/>
              <w:noProof/>
            </w:rPr>
          </w:pPr>
          <w:hyperlink w:anchor="_Toc497156037" w:history="1">
            <w:r w:rsidR="00FC61D4" w:rsidRPr="00964467">
              <w:rPr>
                <w:rStyle w:val="Hyperlink"/>
                <w:noProof/>
              </w:rPr>
              <w:t>Temporal Context Boundary Effects</w:t>
            </w:r>
            <w:r w:rsidR="00FC61D4">
              <w:rPr>
                <w:noProof/>
                <w:webHidden/>
              </w:rPr>
              <w:tab/>
            </w:r>
            <w:r w:rsidR="00FC61D4">
              <w:rPr>
                <w:noProof/>
                <w:webHidden/>
              </w:rPr>
              <w:fldChar w:fldCharType="begin"/>
            </w:r>
            <w:r w:rsidR="00FC61D4">
              <w:rPr>
                <w:noProof/>
                <w:webHidden/>
              </w:rPr>
              <w:instrText xml:space="preserve"> PAGEREF _Toc497156037 \h </w:instrText>
            </w:r>
            <w:r w:rsidR="00FC61D4">
              <w:rPr>
                <w:noProof/>
                <w:webHidden/>
              </w:rPr>
            </w:r>
            <w:r w:rsidR="00FC61D4">
              <w:rPr>
                <w:noProof/>
                <w:webHidden/>
              </w:rPr>
              <w:fldChar w:fldCharType="separate"/>
            </w:r>
            <w:r w:rsidR="00FC61D4">
              <w:rPr>
                <w:noProof/>
                <w:webHidden/>
              </w:rPr>
              <w:t>48</w:t>
            </w:r>
            <w:r w:rsidR="00FC61D4">
              <w:rPr>
                <w:noProof/>
                <w:webHidden/>
              </w:rPr>
              <w:fldChar w:fldCharType="end"/>
            </w:r>
          </w:hyperlink>
        </w:p>
        <w:p w14:paraId="443687BA" w14:textId="52CC712D" w:rsidR="00FC61D4" w:rsidRDefault="00975E00">
          <w:pPr>
            <w:pStyle w:val="TOC2"/>
            <w:tabs>
              <w:tab w:val="right" w:leader="dot" w:pos="9350"/>
            </w:tabs>
            <w:rPr>
              <w:rFonts w:eastAsiaTheme="minorEastAsia"/>
              <w:noProof/>
            </w:rPr>
          </w:pPr>
          <w:hyperlink w:anchor="_Toc497156038"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_Toc497156038 \h </w:instrText>
            </w:r>
            <w:r w:rsidR="00FC61D4">
              <w:rPr>
                <w:noProof/>
                <w:webHidden/>
              </w:rPr>
            </w:r>
            <w:r w:rsidR="00FC61D4">
              <w:rPr>
                <w:noProof/>
                <w:webHidden/>
              </w:rPr>
              <w:fldChar w:fldCharType="separate"/>
            </w:r>
            <w:r w:rsidR="00FC61D4">
              <w:rPr>
                <w:noProof/>
                <w:webHidden/>
              </w:rPr>
              <w:t>50</w:t>
            </w:r>
            <w:r w:rsidR="00FC61D4">
              <w:rPr>
                <w:noProof/>
                <w:webHidden/>
              </w:rPr>
              <w:fldChar w:fldCharType="end"/>
            </w:r>
          </w:hyperlink>
        </w:p>
        <w:p w14:paraId="7B01CB39" w14:textId="4E8105B9" w:rsidR="00FC61D4" w:rsidRDefault="00975E00">
          <w:pPr>
            <w:pStyle w:val="TOC1"/>
            <w:tabs>
              <w:tab w:val="right" w:leader="dot" w:pos="9350"/>
            </w:tabs>
            <w:rPr>
              <w:rFonts w:eastAsiaTheme="minorEastAsia"/>
              <w:noProof/>
            </w:rPr>
          </w:pPr>
          <w:hyperlink w:anchor="_Toc497156039" w:history="1">
            <w:r w:rsidR="00FC61D4" w:rsidRPr="00964467">
              <w:rPr>
                <w:rStyle w:val="Hyperlink"/>
                <w:noProof/>
              </w:rPr>
              <w:t>Spatiotemporal Navigation, Sampling, and Information Encoding in Virtual Reality</w:t>
            </w:r>
            <w:r w:rsidR="00FC61D4">
              <w:rPr>
                <w:noProof/>
                <w:webHidden/>
              </w:rPr>
              <w:tab/>
            </w:r>
            <w:r w:rsidR="00FC61D4">
              <w:rPr>
                <w:noProof/>
                <w:webHidden/>
              </w:rPr>
              <w:fldChar w:fldCharType="begin"/>
            </w:r>
            <w:r w:rsidR="00FC61D4">
              <w:rPr>
                <w:noProof/>
                <w:webHidden/>
              </w:rPr>
              <w:instrText xml:space="preserve"> PAGEREF _Toc497156039 \h </w:instrText>
            </w:r>
            <w:r w:rsidR="00FC61D4">
              <w:rPr>
                <w:noProof/>
                <w:webHidden/>
              </w:rPr>
            </w:r>
            <w:r w:rsidR="00FC61D4">
              <w:rPr>
                <w:noProof/>
                <w:webHidden/>
              </w:rPr>
              <w:fldChar w:fldCharType="separate"/>
            </w:r>
            <w:r w:rsidR="00FC61D4">
              <w:rPr>
                <w:noProof/>
                <w:webHidden/>
              </w:rPr>
              <w:t>53</w:t>
            </w:r>
            <w:r w:rsidR="00FC61D4">
              <w:rPr>
                <w:noProof/>
                <w:webHidden/>
              </w:rPr>
              <w:fldChar w:fldCharType="end"/>
            </w:r>
          </w:hyperlink>
        </w:p>
        <w:p w14:paraId="0EDE560D" w14:textId="3FC2AB5C" w:rsidR="00FC61D4" w:rsidRDefault="00975E00">
          <w:pPr>
            <w:pStyle w:val="TOC2"/>
            <w:tabs>
              <w:tab w:val="right" w:leader="dot" w:pos="9350"/>
            </w:tabs>
            <w:rPr>
              <w:rFonts w:eastAsiaTheme="minorEastAsia"/>
              <w:noProof/>
            </w:rPr>
          </w:pPr>
          <w:hyperlink w:anchor="_Toc497156040" w:history="1">
            <w:r w:rsidR="00FC61D4" w:rsidRPr="00964467">
              <w:rPr>
                <w:rStyle w:val="Hyperlink"/>
                <w:noProof/>
              </w:rPr>
              <w:t>Introduction</w:t>
            </w:r>
            <w:r w:rsidR="00FC61D4">
              <w:rPr>
                <w:noProof/>
                <w:webHidden/>
              </w:rPr>
              <w:tab/>
            </w:r>
            <w:r w:rsidR="00FC61D4">
              <w:rPr>
                <w:noProof/>
                <w:webHidden/>
              </w:rPr>
              <w:fldChar w:fldCharType="begin"/>
            </w:r>
            <w:r w:rsidR="00FC61D4">
              <w:rPr>
                <w:noProof/>
                <w:webHidden/>
              </w:rPr>
              <w:instrText xml:space="preserve"> PAGEREF _Toc497156040 \h </w:instrText>
            </w:r>
            <w:r w:rsidR="00FC61D4">
              <w:rPr>
                <w:noProof/>
                <w:webHidden/>
              </w:rPr>
            </w:r>
            <w:r w:rsidR="00FC61D4">
              <w:rPr>
                <w:noProof/>
                <w:webHidden/>
              </w:rPr>
              <w:fldChar w:fldCharType="separate"/>
            </w:r>
            <w:r w:rsidR="00FC61D4">
              <w:rPr>
                <w:noProof/>
                <w:webHidden/>
              </w:rPr>
              <w:t>53</w:t>
            </w:r>
            <w:r w:rsidR="00FC61D4">
              <w:rPr>
                <w:noProof/>
                <w:webHidden/>
              </w:rPr>
              <w:fldChar w:fldCharType="end"/>
            </w:r>
          </w:hyperlink>
        </w:p>
        <w:p w14:paraId="0297EC72" w14:textId="45C84A13" w:rsidR="00FC61D4" w:rsidRDefault="00975E00">
          <w:pPr>
            <w:pStyle w:val="TOC2"/>
            <w:tabs>
              <w:tab w:val="right" w:leader="dot" w:pos="9350"/>
            </w:tabs>
            <w:rPr>
              <w:rFonts w:eastAsiaTheme="minorEastAsia"/>
              <w:noProof/>
            </w:rPr>
          </w:pPr>
          <w:hyperlink w:anchor="_Toc497156041" w:history="1">
            <w:r w:rsidR="00FC61D4" w:rsidRPr="00964467">
              <w:rPr>
                <w:rStyle w:val="Hyperlink"/>
                <w:noProof/>
              </w:rPr>
              <w:t>Methods</w:t>
            </w:r>
            <w:r w:rsidR="00FC61D4">
              <w:rPr>
                <w:noProof/>
                <w:webHidden/>
              </w:rPr>
              <w:tab/>
            </w:r>
            <w:r w:rsidR="00FC61D4">
              <w:rPr>
                <w:noProof/>
                <w:webHidden/>
              </w:rPr>
              <w:fldChar w:fldCharType="begin"/>
            </w:r>
            <w:r w:rsidR="00FC61D4">
              <w:rPr>
                <w:noProof/>
                <w:webHidden/>
              </w:rPr>
              <w:instrText xml:space="preserve"> PAGEREF _Toc497156041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19567BFA" w14:textId="509FC71C" w:rsidR="00FC61D4" w:rsidRDefault="00975E00">
          <w:pPr>
            <w:pStyle w:val="TOC3"/>
            <w:tabs>
              <w:tab w:val="right" w:leader="dot" w:pos="9350"/>
            </w:tabs>
            <w:rPr>
              <w:rFonts w:eastAsiaTheme="minorEastAsia"/>
              <w:noProof/>
            </w:rPr>
          </w:pPr>
          <w:hyperlink w:anchor="_Toc497156042" w:history="1">
            <w:r w:rsidR="00FC61D4" w:rsidRPr="00964467">
              <w:rPr>
                <w:rStyle w:val="Hyperlink"/>
                <w:noProof/>
              </w:rPr>
              <w:t>Participants</w:t>
            </w:r>
            <w:r w:rsidR="00FC61D4">
              <w:rPr>
                <w:noProof/>
                <w:webHidden/>
              </w:rPr>
              <w:tab/>
            </w:r>
            <w:r w:rsidR="00FC61D4">
              <w:rPr>
                <w:noProof/>
                <w:webHidden/>
              </w:rPr>
              <w:fldChar w:fldCharType="begin"/>
            </w:r>
            <w:r w:rsidR="00FC61D4">
              <w:rPr>
                <w:noProof/>
                <w:webHidden/>
              </w:rPr>
              <w:instrText xml:space="preserve"> PAGEREF _Toc497156042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25DEDFE5" w14:textId="54BF107F" w:rsidR="00FC61D4" w:rsidRDefault="00975E00">
          <w:pPr>
            <w:pStyle w:val="TOC3"/>
            <w:tabs>
              <w:tab w:val="right" w:leader="dot" w:pos="9350"/>
            </w:tabs>
            <w:rPr>
              <w:rFonts w:eastAsiaTheme="minorEastAsia"/>
              <w:noProof/>
            </w:rPr>
          </w:pPr>
          <w:hyperlink w:anchor="_Toc497156043" w:history="1">
            <w:r w:rsidR="00FC61D4" w:rsidRPr="00964467">
              <w:rPr>
                <w:rStyle w:val="Hyperlink"/>
                <w:noProof/>
              </w:rPr>
              <w:t>Design and Procedures</w:t>
            </w:r>
            <w:r w:rsidR="00FC61D4">
              <w:rPr>
                <w:noProof/>
                <w:webHidden/>
              </w:rPr>
              <w:tab/>
            </w:r>
            <w:r w:rsidR="00FC61D4">
              <w:rPr>
                <w:noProof/>
                <w:webHidden/>
              </w:rPr>
              <w:fldChar w:fldCharType="begin"/>
            </w:r>
            <w:r w:rsidR="00FC61D4">
              <w:rPr>
                <w:noProof/>
                <w:webHidden/>
              </w:rPr>
              <w:instrText xml:space="preserve"> PAGEREF _Toc497156043 \h </w:instrText>
            </w:r>
            <w:r w:rsidR="00FC61D4">
              <w:rPr>
                <w:noProof/>
                <w:webHidden/>
              </w:rPr>
            </w:r>
            <w:r w:rsidR="00FC61D4">
              <w:rPr>
                <w:noProof/>
                <w:webHidden/>
              </w:rPr>
              <w:fldChar w:fldCharType="separate"/>
            </w:r>
            <w:r w:rsidR="00FC61D4">
              <w:rPr>
                <w:noProof/>
                <w:webHidden/>
              </w:rPr>
              <w:t>56</w:t>
            </w:r>
            <w:r w:rsidR="00FC61D4">
              <w:rPr>
                <w:noProof/>
                <w:webHidden/>
              </w:rPr>
              <w:fldChar w:fldCharType="end"/>
            </w:r>
          </w:hyperlink>
        </w:p>
        <w:p w14:paraId="724015E7" w14:textId="4DB9C55A" w:rsidR="00FC61D4" w:rsidRDefault="00975E00">
          <w:pPr>
            <w:pStyle w:val="TOC3"/>
            <w:tabs>
              <w:tab w:val="right" w:leader="dot" w:pos="9350"/>
            </w:tabs>
            <w:rPr>
              <w:rFonts w:eastAsiaTheme="minorEastAsia"/>
              <w:noProof/>
            </w:rPr>
          </w:pPr>
          <w:hyperlink w:anchor="_Toc497156044" w:history="1">
            <w:r w:rsidR="00FC61D4" w:rsidRPr="00964467">
              <w:rPr>
                <w:rStyle w:val="Hyperlink"/>
                <w:noProof/>
              </w:rPr>
              <w:t>Proposed Navigation Analysis Metrics</w:t>
            </w:r>
            <w:r w:rsidR="00FC61D4">
              <w:rPr>
                <w:noProof/>
                <w:webHidden/>
              </w:rPr>
              <w:tab/>
            </w:r>
            <w:r w:rsidR="00FC61D4">
              <w:rPr>
                <w:noProof/>
                <w:webHidden/>
              </w:rPr>
              <w:fldChar w:fldCharType="begin"/>
            </w:r>
            <w:r w:rsidR="00FC61D4">
              <w:rPr>
                <w:noProof/>
                <w:webHidden/>
              </w:rPr>
              <w:instrText xml:space="preserve"> PAGEREF _Toc497156044 \h </w:instrText>
            </w:r>
            <w:r w:rsidR="00FC61D4">
              <w:rPr>
                <w:noProof/>
                <w:webHidden/>
              </w:rPr>
            </w:r>
            <w:r w:rsidR="00FC61D4">
              <w:rPr>
                <w:noProof/>
                <w:webHidden/>
              </w:rPr>
              <w:fldChar w:fldCharType="separate"/>
            </w:r>
            <w:r w:rsidR="00FC61D4">
              <w:rPr>
                <w:noProof/>
                <w:webHidden/>
              </w:rPr>
              <w:t>58</w:t>
            </w:r>
            <w:r w:rsidR="00FC61D4">
              <w:rPr>
                <w:noProof/>
                <w:webHidden/>
              </w:rPr>
              <w:fldChar w:fldCharType="end"/>
            </w:r>
          </w:hyperlink>
        </w:p>
        <w:p w14:paraId="1F952439" w14:textId="1A042115" w:rsidR="00FC61D4" w:rsidRDefault="00975E00">
          <w:pPr>
            <w:pStyle w:val="TOC3"/>
            <w:tabs>
              <w:tab w:val="right" w:leader="dot" w:pos="9350"/>
            </w:tabs>
            <w:rPr>
              <w:rFonts w:eastAsiaTheme="minorEastAsia"/>
              <w:noProof/>
            </w:rPr>
          </w:pPr>
          <w:hyperlink w:anchor="_Toc497156045" w:history="1">
            <w:r w:rsidR="00FC61D4" w:rsidRPr="00964467">
              <w:rPr>
                <w:rStyle w:val="Hyperlink"/>
                <w:noProof/>
              </w:rPr>
              <w:t>Proposed Order Analyses</w:t>
            </w:r>
            <w:r w:rsidR="00FC61D4">
              <w:rPr>
                <w:noProof/>
                <w:webHidden/>
              </w:rPr>
              <w:tab/>
            </w:r>
            <w:r w:rsidR="00FC61D4">
              <w:rPr>
                <w:noProof/>
                <w:webHidden/>
              </w:rPr>
              <w:fldChar w:fldCharType="begin"/>
            </w:r>
            <w:r w:rsidR="00FC61D4">
              <w:rPr>
                <w:noProof/>
                <w:webHidden/>
              </w:rPr>
              <w:instrText xml:space="preserve"> PAGEREF _Toc497156045 \h </w:instrText>
            </w:r>
            <w:r w:rsidR="00FC61D4">
              <w:rPr>
                <w:noProof/>
                <w:webHidden/>
              </w:rPr>
            </w:r>
            <w:r w:rsidR="00FC61D4">
              <w:rPr>
                <w:noProof/>
                <w:webHidden/>
              </w:rPr>
              <w:fldChar w:fldCharType="separate"/>
            </w:r>
            <w:r w:rsidR="00FC61D4">
              <w:rPr>
                <w:noProof/>
                <w:webHidden/>
              </w:rPr>
              <w:t>59</w:t>
            </w:r>
            <w:r w:rsidR="00FC61D4">
              <w:rPr>
                <w:noProof/>
                <w:webHidden/>
              </w:rPr>
              <w:fldChar w:fldCharType="end"/>
            </w:r>
          </w:hyperlink>
        </w:p>
        <w:p w14:paraId="379B685D" w14:textId="466C0076" w:rsidR="00FC61D4" w:rsidRDefault="00975E00">
          <w:pPr>
            <w:pStyle w:val="TOC3"/>
            <w:tabs>
              <w:tab w:val="right" w:leader="dot" w:pos="9350"/>
            </w:tabs>
            <w:rPr>
              <w:rFonts w:eastAsiaTheme="minorEastAsia"/>
              <w:noProof/>
            </w:rPr>
          </w:pPr>
          <w:hyperlink w:anchor="_Toc497156046" w:history="1">
            <w:r w:rsidR="00FC61D4" w:rsidRPr="00964467">
              <w:rPr>
                <w:rStyle w:val="Hyperlink"/>
                <w:noProof/>
              </w:rPr>
              <w:t>Statistical Analysis</w:t>
            </w:r>
            <w:r w:rsidR="00FC61D4">
              <w:rPr>
                <w:noProof/>
                <w:webHidden/>
              </w:rPr>
              <w:tab/>
            </w:r>
            <w:r w:rsidR="00FC61D4">
              <w:rPr>
                <w:noProof/>
                <w:webHidden/>
              </w:rPr>
              <w:fldChar w:fldCharType="begin"/>
            </w:r>
            <w:r w:rsidR="00FC61D4">
              <w:rPr>
                <w:noProof/>
                <w:webHidden/>
              </w:rPr>
              <w:instrText xml:space="preserve"> PAGEREF _Toc497156046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5FFF8077" w14:textId="5C183DD9" w:rsidR="00FC61D4" w:rsidRDefault="00975E00">
          <w:pPr>
            <w:pStyle w:val="TOC2"/>
            <w:tabs>
              <w:tab w:val="right" w:leader="dot" w:pos="9350"/>
            </w:tabs>
            <w:rPr>
              <w:rFonts w:eastAsiaTheme="minorEastAsia"/>
              <w:noProof/>
            </w:rPr>
          </w:pPr>
          <w:hyperlink w:anchor="_Toc497156047" w:history="1">
            <w:r w:rsidR="00FC61D4" w:rsidRPr="00964467">
              <w:rPr>
                <w:rStyle w:val="Hyperlink"/>
                <w:noProof/>
              </w:rPr>
              <w:t>Results</w:t>
            </w:r>
            <w:r w:rsidR="00FC61D4">
              <w:rPr>
                <w:noProof/>
                <w:webHidden/>
              </w:rPr>
              <w:tab/>
            </w:r>
            <w:r w:rsidR="00FC61D4">
              <w:rPr>
                <w:noProof/>
                <w:webHidden/>
              </w:rPr>
              <w:fldChar w:fldCharType="begin"/>
            </w:r>
            <w:r w:rsidR="00FC61D4">
              <w:rPr>
                <w:noProof/>
                <w:webHidden/>
              </w:rPr>
              <w:instrText xml:space="preserve"> PAGEREF _Toc497156047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67F03669" w14:textId="5E85E96A" w:rsidR="00FC61D4" w:rsidRDefault="00975E00">
          <w:pPr>
            <w:pStyle w:val="TOC3"/>
            <w:tabs>
              <w:tab w:val="right" w:leader="dot" w:pos="9350"/>
            </w:tabs>
            <w:rPr>
              <w:rFonts w:eastAsiaTheme="minorEastAsia"/>
              <w:noProof/>
            </w:rPr>
          </w:pPr>
          <w:hyperlink w:anchor="_Toc497156048" w:history="1">
            <w:r w:rsidR="00FC61D4" w:rsidRPr="00964467">
              <w:rPr>
                <w:rStyle w:val="Hyperlink"/>
                <w:noProof/>
              </w:rPr>
              <w:t>Overall Accuracy and Navigation</w:t>
            </w:r>
            <w:r w:rsidR="00FC61D4">
              <w:rPr>
                <w:noProof/>
                <w:webHidden/>
              </w:rPr>
              <w:tab/>
            </w:r>
            <w:r w:rsidR="00FC61D4">
              <w:rPr>
                <w:noProof/>
                <w:webHidden/>
              </w:rPr>
              <w:fldChar w:fldCharType="begin"/>
            </w:r>
            <w:r w:rsidR="00FC61D4">
              <w:rPr>
                <w:noProof/>
                <w:webHidden/>
              </w:rPr>
              <w:instrText xml:space="preserve"> PAGEREF _Toc497156048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05644A8A" w14:textId="2F392175" w:rsidR="00FC61D4" w:rsidRDefault="00975E00">
          <w:pPr>
            <w:pStyle w:val="TOC3"/>
            <w:tabs>
              <w:tab w:val="right" w:leader="dot" w:pos="9350"/>
            </w:tabs>
            <w:rPr>
              <w:rFonts w:eastAsiaTheme="minorEastAsia"/>
              <w:noProof/>
            </w:rPr>
          </w:pPr>
          <w:hyperlink w:anchor="_Toc497156049" w:history="1">
            <w:r w:rsidR="00FC61D4" w:rsidRPr="00964467">
              <w:rPr>
                <w:rStyle w:val="Hyperlink"/>
                <w:noProof/>
              </w:rPr>
              <w:t>Proposed Navigation Analysis Metrics Predictions</w:t>
            </w:r>
            <w:r w:rsidR="00FC61D4">
              <w:rPr>
                <w:noProof/>
                <w:webHidden/>
              </w:rPr>
              <w:tab/>
            </w:r>
            <w:r w:rsidR="00FC61D4">
              <w:rPr>
                <w:noProof/>
                <w:webHidden/>
              </w:rPr>
              <w:fldChar w:fldCharType="begin"/>
            </w:r>
            <w:r w:rsidR="00FC61D4">
              <w:rPr>
                <w:noProof/>
                <w:webHidden/>
              </w:rPr>
              <w:instrText xml:space="preserve"> PAGEREF _Toc497156049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738C554A" w14:textId="21E8ED87" w:rsidR="00FC61D4" w:rsidRDefault="00975E00">
          <w:pPr>
            <w:pStyle w:val="TOC3"/>
            <w:tabs>
              <w:tab w:val="right" w:leader="dot" w:pos="9350"/>
            </w:tabs>
            <w:rPr>
              <w:rFonts w:eastAsiaTheme="minorEastAsia"/>
              <w:noProof/>
            </w:rPr>
          </w:pPr>
          <w:hyperlink w:anchor="_Toc497156050" w:history="1">
            <w:r w:rsidR="00FC61D4" w:rsidRPr="00964467">
              <w:rPr>
                <w:rStyle w:val="Hyperlink"/>
                <w:noProof/>
              </w:rPr>
              <w:t>Proposed Order Analyses Predictions</w:t>
            </w:r>
            <w:r w:rsidR="00FC61D4">
              <w:rPr>
                <w:noProof/>
                <w:webHidden/>
              </w:rPr>
              <w:tab/>
            </w:r>
            <w:r w:rsidR="00FC61D4">
              <w:rPr>
                <w:noProof/>
                <w:webHidden/>
              </w:rPr>
              <w:fldChar w:fldCharType="begin"/>
            </w:r>
            <w:r w:rsidR="00FC61D4">
              <w:rPr>
                <w:noProof/>
                <w:webHidden/>
              </w:rPr>
              <w:instrText xml:space="preserve"> PAGEREF _Toc497156050 \h </w:instrText>
            </w:r>
            <w:r w:rsidR="00FC61D4">
              <w:rPr>
                <w:noProof/>
                <w:webHidden/>
              </w:rPr>
            </w:r>
            <w:r w:rsidR="00FC61D4">
              <w:rPr>
                <w:noProof/>
                <w:webHidden/>
              </w:rPr>
              <w:fldChar w:fldCharType="separate"/>
            </w:r>
            <w:r w:rsidR="00FC61D4">
              <w:rPr>
                <w:noProof/>
                <w:webHidden/>
              </w:rPr>
              <w:t>60</w:t>
            </w:r>
            <w:r w:rsidR="00FC61D4">
              <w:rPr>
                <w:noProof/>
                <w:webHidden/>
              </w:rPr>
              <w:fldChar w:fldCharType="end"/>
            </w:r>
          </w:hyperlink>
        </w:p>
        <w:p w14:paraId="69B0EAD2" w14:textId="2E753BCF" w:rsidR="00FC61D4" w:rsidRDefault="00975E00">
          <w:pPr>
            <w:pStyle w:val="TOC2"/>
            <w:tabs>
              <w:tab w:val="right" w:leader="dot" w:pos="9350"/>
            </w:tabs>
            <w:rPr>
              <w:rFonts w:eastAsiaTheme="minorEastAsia"/>
              <w:noProof/>
            </w:rPr>
          </w:pPr>
          <w:hyperlink w:anchor="_Toc497156051" w:history="1">
            <w:r w:rsidR="00FC61D4" w:rsidRPr="00964467">
              <w:rPr>
                <w:rStyle w:val="Hyperlink"/>
                <w:noProof/>
              </w:rPr>
              <w:t>Discussion</w:t>
            </w:r>
            <w:r w:rsidR="00FC61D4">
              <w:rPr>
                <w:noProof/>
                <w:webHidden/>
              </w:rPr>
              <w:tab/>
            </w:r>
            <w:r w:rsidR="00FC61D4">
              <w:rPr>
                <w:noProof/>
                <w:webHidden/>
              </w:rPr>
              <w:fldChar w:fldCharType="begin"/>
            </w:r>
            <w:r w:rsidR="00FC61D4">
              <w:rPr>
                <w:noProof/>
                <w:webHidden/>
              </w:rPr>
              <w:instrText xml:space="preserve"> PAGEREF _Toc497156051 \h </w:instrText>
            </w:r>
            <w:r w:rsidR="00FC61D4">
              <w:rPr>
                <w:noProof/>
                <w:webHidden/>
              </w:rPr>
            </w:r>
            <w:r w:rsidR="00FC61D4">
              <w:rPr>
                <w:noProof/>
                <w:webHidden/>
              </w:rPr>
              <w:fldChar w:fldCharType="separate"/>
            </w:r>
            <w:r w:rsidR="00FC61D4">
              <w:rPr>
                <w:noProof/>
                <w:webHidden/>
              </w:rPr>
              <w:t>61</w:t>
            </w:r>
            <w:r w:rsidR="00FC61D4">
              <w:rPr>
                <w:noProof/>
                <w:webHidden/>
              </w:rPr>
              <w:fldChar w:fldCharType="end"/>
            </w:r>
          </w:hyperlink>
        </w:p>
        <w:p w14:paraId="432D6CB4" w14:textId="48768085" w:rsidR="00FC61D4" w:rsidRDefault="00975E00">
          <w:pPr>
            <w:pStyle w:val="TOC1"/>
            <w:tabs>
              <w:tab w:val="right" w:leader="dot" w:pos="9350"/>
            </w:tabs>
            <w:rPr>
              <w:rFonts w:eastAsiaTheme="minorEastAsia"/>
              <w:noProof/>
            </w:rPr>
          </w:pPr>
          <w:hyperlink w:anchor="_Toc497156052" w:history="1">
            <w:r w:rsidR="00FC61D4" w:rsidRPr="00964467">
              <w:rPr>
                <w:rStyle w:val="Hyperlink"/>
                <w:noProof/>
              </w:rPr>
              <w:t>General Discussion</w:t>
            </w:r>
            <w:r w:rsidR="00FC61D4">
              <w:rPr>
                <w:noProof/>
                <w:webHidden/>
              </w:rPr>
              <w:tab/>
            </w:r>
            <w:r w:rsidR="00FC61D4">
              <w:rPr>
                <w:noProof/>
                <w:webHidden/>
              </w:rPr>
              <w:fldChar w:fldCharType="begin"/>
            </w:r>
            <w:r w:rsidR="00FC61D4">
              <w:rPr>
                <w:noProof/>
                <w:webHidden/>
              </w:rPr>
              <w:instrText xml:space="preserve"> PAGEREF _Toc497156052 \h </w:instrText>
            </w:r>
            <w:r w:rsidR="00FC61D4">
              <w:rPr>
                <w:noProof/>
                <w:webHidden/>
              </w:rPr>
            </w:r>
            <w:r w:rsidR="00FC61D4">
              <w:rPr>
                <w:noProof/>
                <w:webHidden/>
              </w:rPr>
              <w:fldChar w:fldCharType="separate"/>
            </w:r>
            <w:r w:rsidR="00FC61D4">
              <w:rPr>
                <w:noProof/>
                <w:webHidden/>
              </w:rPr>
              <w:t>63</w:t>
            </w:r>
            <w:r w:rsidR="00FC61D4">
              <w:rPr>
                <w:noProof/>
                <w:webHidden/>
              </w:rPr>
              <w:fldChar w:fldCharType="end"/>
            </w:r>
          </w:hyperlink>
        </w:p>
        <w:p w14:paraId="40B01D3E" w14:textId="5DA1D536" w:rsidR="00FC61D4" w:rsidRDefault="00975E00">
          <w:pPr>
            <w:pStyle w:val="TOC2"/>
            <w:tabs>
              <w:tab w:val="right" w:leader="dot" w:pos="9350"/>
            </w:tabs>
            <w:rPr>
              <w:rFonts w:eastAsiaTheme="minorEastAsia"/>
              <w:noProof/>
            </w:rPr>
          </w:pPr>
          <w:hyperlink w:anchor="_Toc497156053" w:history="1">
            <w:r w:rsidR="00FC61D4" w:rsidRPr="00964467">
              <w:rPr>
                <w:rStyle w:val="Hyperlink"/>
                <w:noProof/>
              </w:rPr>
              <w:t>Summary of Results</w:t>
            </w:r>
            <w:r w:rsidR="00FC61D4">
              <w:rPr>
                <w:noProof/>
                <w:webHidden/>
              </w:rPr>
              <w:tab/>
            </w:r>
            <w:r w:rsidR="00FC61D4">
              <w:rPr>
                <w:noProof/>
                <w:webHidden/>
              </w:rPr>
              <w:fldChar w:fldCharType="begin"/>
            </w:r>
            <w:r w:rsidR="00FC61D4">
              <w:rPr>
                <w:noProof/>
                <w:webHidden/>
              </w:rPr>
              <w:instrText xml:space="preserve"> PAGEREF _Toc497156053 \h </w:instrText>
            </w:r>
            <w:r w:rsidR="00FC61D4">
              <w:rPr>
                <w:noProof/>
                <w:webHidden/>
              </w:rPr>
            </w:r>
            <w:r w:rsidR="00FC61D4">
              <w:rPr>
                <w:noProof/>
                <w:webHidden/>
              </w:rPr>
              <w:fldChar w:fldCharType="separate"/>
            </w:r>
            <w:r w:rsidR="00FC61D4">
              <w:rPr>
                <w:noProof/>
                <w:webHidden/>
              </w:rPr>
              <w:t>63</w:t>
            </w:r>
            <w:r w:rsidR="00FC61D4">
              <w:rPr>
                <w:noProof/>
                <w:webHidden/>
              </w:rPr>
              <w:fldChar w:fldCharType="end"/>
            </w:r>
          </w:hyperlink>
        </w:p>
        <w:p w14:paraId="3F5EA3EC" w14:textId="504663AF" w:rsidR="00FC61D4" w:rsidRDefault="00975E00">
          <w:pPr>
            <w:pStyle w:val="TOC2"/>
            <w:tabs>
              <w:tab w:val="right" w:leader="dot" w:pos="9350"/>
            </w:tabs>
            <w:rPr>
              <w:rFonts w:eastAsiaTheme="minorEastAsia"/>
              <w:noProof/>
            </w:rPr>
          </w:pPr>
          <w:hyperlink w:anchor="_Toc497156054" w:history="1">
            <w:r w:rsidR="00FC61D4" w:rsidRPr="00964467">
              <w:rPr>
                <w:rStyle w:val="Hyperlink"/>
                <w:noProof/>
              </w:rPr>
              <w:t>Separable vs. Separate Hippocampal Representations</w:t>
            </w:r>
            <w:r w:rsidR="00FC61D4">
              <w:rPr>
                <w:noProof/>
                <w:webHidden/>
              </w:rPr>
              <w:tab/>
            </w:r>
            <w:r w:rsidR="00FC61D4">
              <w:rPr>
                <w:noProof/>
                <w:webHidden/>
              </w:rPr>
              <w:fldChar w:fldCharType="begin"/>
            </w:r>
            <w:r w:rsidR="00FC61D4">
              <w:rPr>
                <w:noProof/>
                <w:webHidden/>
              </w:rPr>
              <w:instrText xml:space="preserve"> PAGEREF _Toc497156054 \h </w:instrText>
            </w:r>
            <w:r w:rsidR="00FC61D4">
              <w:rPr>
                <w:noProof/>
                <w:webHidden/>
              </w:rPr>
            </w:r>
            <w:r w:rsidR="00FC61D4">
              <w:rPr>
                <w:noProof/>
                <w:webHidden/>
              </w:rPr>
              <w:fldChar w:fldCharType="separate"/>
            </w:r>
            <w:r w:rsidR="00FC61D4">
              <w:rPr>
                <w:noProof/>
                <w:webHidden/>
              </w:rPr>
              <w:t>65</w:t>
            </w:r>
            <w:r w:rsidR="00FC61D4">
              <w:rPr>
                <w:noProof/>
                <w:webHidden/>
              </w:rPr>
              <w:fldChar w:fldCharType="end"/>
            </w:r>
          </w:hyperlink>
        </w:p>
        <w:p w14:paraId="2CC36AC1" w14:textId="6566E669" w:rsidR="00FC61D4" w:rsidRDefault="00975E00">
          <w:pPr>
            <w:pStyle w:val="TOC2"/>
            <w:tabs>
              <w:tab w:val="right" w:leader="dot" w:pos="9350"/>
            </w:tabs>
            <w:rPr>
              <w:rFonts w:eastAsiaTheme="minorEastAsia"/>
              <w:noProof/>
            </w:rPr>
          </w:pPr>
          <w:hyperlink w:anchor="_Toc497156055" w:history="1">
            <w:r w:rsidR="00FC61D4" w:rsidRPr="00964467">
              <w:rPr>
                <w:rStyle w:val="Hyperlink"/>
                <w:noProof/>
              </w:rPr>
              <w:t>Artificial Intelligence and Spatial Reconstructions</w:t>
            </w:r>
            <w:r w:rsidR="00FC61D4">
              <w:rPr>
                <w:noProof/>
                <w:webHidden/>
              </w:rPr>
              <w:tab/>
            </w:r>
            <w:r w:rsidR="00FC61D4">
              <w:rPr>
                <w:noProof/>
                <w:webHidden/>
              </w:rPr>
              <w:fldChar w:fldCharType="begin"/>
            </w:r>
            <w:r w:rsidR="00FC61D4">
              <w:rPr>
                <w:noProof/>
                <w:webHidden/>
              </w:rPr>
              <w:instrText xml:space="preserve"> PAGEREF _Toc497156055 \h </w:instrText>
            </w:r>
            <w:r w:rsidR="00FC61D4">
              <w:rPr>
                <w:noProof/>
                <w:webHidden/>
              </w:rPr>
            </w:r>
            <w:r w:rsidR="00FC61D4">
              <w:rPr>
                <w:noProof/>
                <w:webHidden/>
              </w:rPr>
              <w:fldChar w:fldCharType="separate"/>
            </w:r>
            <w:r w:rsidR="00FC61D4">
              <w:rPr>
                <w:noProof/>
                <w:webHidden/>
              </w:rPr>
              <w:t>65</w:t>
            </w:r>
            <w:r w:rsidR="00FC61D4">
              <w:rPr>
                <w:noProof/>
                <w:webHidden/>
              </w:rPr>
              <w:fldChar w:fldCharType="end"/>
            </w:r>
          </w:hyperlink>
        </w:p>
        <w:p w14:paraId="5FE335AB" w14:textId="1566594C" w:rsidR="00FC61D4" w:rsidRDefault="00975E00">
          <w:pPr>
            <w:pStyle w:val="TOC2"/>
            <w:tabs>
              <w:tab w:val="right" w:leader="dot" w:pos="9350"/>
            </w:tabs>
            <w:rPr>
              <w:rFonts w:eastAsiaTheme="minorEastAsia"/>
              <w:noProof/>
            </w:rPr>
          </w:pPr>
          <w:hyperlink w:anchor="_Toc497156056" w:history="1">
            <w:r w:rsidR="00FC61D4" w:rsidRPr="00964467">
              <w:rPr>
                <w:rStyle w:val="Hyperlink"/>
                <w:noProof/>
              </w:rPr>
              <w:t>Behavioral Inference, Sampling, and Task Richness</w:t>
            </w:r>
            <w:r w:rsidR="00FC61D4">
              <w:rPr>
                <w:noProof/>
                <w:webHidden/>
              </w:rPr>
              <w:tab/>
            </w:r>
            <w:r w:rsidR="00FC61D4">
              <w:rPr>
                <w:noProof/>
                <w:webHidden/>
              </w:rPr>
              <w:fldChar w:fldCharType="begin"/>
            </w:r>
            <w:r w:rsidR="00FC61D4">
              <w:rPr>
                <w:noProof/>
                <w:webHidden/>
              </w:rPr>
              <w:instrText xml:space="preserve"> PAGEREF _Toc497156056 \h </w:instrText>
            </w:r>
            <w:r w:rsidR="00FC61D4">
              <w:rPr>
                <w:noProof/>
                <w:webHidden/>
              </w:rPr>
            </w:r>
            <w:r w:rsidR="00FC61D4">
              <w:rPr>
                <w:noProof/>
                <w:webHidden/>
              </w:rPr>
              <w:fldChar w:fldCharType="separate"/>
            </w:r>
            <w:r w:rsidR="00FC61D4">
              <w:rPr>
                <w:noProof/>
                <w:webHidden/>
              </w:rPr>
              <w:t>66</w:t>
            </w:r>
            <w:r w:rsidR="00FC61D4">
              <w:rPr>
                <w:noProof/>
                <w:webHidden/>
              </w:rPr>
              <w:fldChar w:fldCharType="end"/>
            </w:r>
          </w:hyperlink>
        </w:p>
        <w:p w14:paraId="2A8ECCDF" w14:textId="65495BAD" w:rsidR="00FC61D4" w:rsidRDefault="00975E00">
          <w:pPr>
            <w:pStyle w:val="TOC2"/>
            <w:tabs>
              <w:tab w:val="right" w:leader="dot" w:pos="9350"/>
            </w:tabs>
            <w:rPr>
              <w:rFonts w:eastAsiaTheme="minorEastAsia"/>
              <w:noProof/>
            </w:rPr>
          </w:pPr>
          <w:hyperlink w:anchor="_Toc497156057" w:history="1">
            <w:r w:rsidR="00FC61D4" w:rsidRPr="00964467">
              <w:rPr>
                <w:rStyle w:val="Hyperlink"/>
                <w:noProof/>
              </w:rPr>
              <w:t>Conclusion</w:t>
            </w:r>
            <w:r w:rsidR="00FC61D4">
              <w:rPr>
                <w:noProof/>
                <w:webHidden/>
              </w:rPr>
              <w:tab/>
            </w:r>
            <w:r w:rsidR="00FC61D4">
              <w:rPr>
                <w:noProof/>
                <w:webHidden/>
              </w:rPr>
              <w:fldChar w:fldCharType="begin"/>
            </w:r>
            <w:r w:rsidR="00FC61D4">
              <w:rPr>
                <w:noProof/>
                <w:webHidden/>
              </w:rPr>
              <w:instrText xml:space="preserve"> PAGEREF _Toc497156057 \h </w:instrText>
            </w:r>
            <w:r w:rsidR="00FC61D4">
              <w:rPr>
                <w:noProof/>
                <w:webHidden/>
              </w:rPr>
            </w:r>
            <w:r w:rsidR="00FC61D4">
              <w:rPr>
                <w:noProof/>
                <w:webHidden/>
              </w:rPr>
              <w:fldChar w:fldCharType="separate"/>
            </w:r>
            <w:r w:rsidR="00FC61D4">
              <w:rPr>
                <w:noProof/>
                <w:webHidden/>
              </w:rPr>
              <w:t>67</w:t>
            </w:r>
            <w:r w:rsidR="00FC61D4">
              <w:rPr>
                <w:noProof/>
                <w:webHidden/>
              </w:rPr>
              <w:fldChar w:fldCharType="end"/>
            </w:r>
          </w:hyperlink>
        </w:p>
        <w:p w14:paraId="43564221" w14:textId="72082140" w:rsidR="00FC61D4" w:rsidRDefault="00975E00">
          <w:pPr>
            <w:pStyle w:val="TOC1"/>
            <w:tabs>
              <w:tab w:val="right" w:leader="dot" w:pos="9350"/>
            </w:tabs>
            <w:rPr>
              <w:rFonts w:eastAsiaTheme="minorEastAsia"/>
              <w:noProof/>
            </w:rPr>
          </w:pPr>
          <w:hyperlink w:anchor="_Toc497156058" w:history="1">
            <w:r w:rsidR="00FC61D4" w:rsidRPr="00964467">
              <w:rPr>
                <w:rStyle w:val="Hyperlink"/>
                <w:noProof/>
              </w:rPr>
              <w:t>References</w:t>
            </w:r>
            <w:r w:rsidR="00FC61D4">
              <w:rPr>
                <w:noProof/>
                <w:webHidden/>
              </w:rPr>
              <w:tab/>
            </w:r>
            <w:r w:rsidR="00FC61D4">
              <w:rPr>
                <w:noProof/>
                <w:webHidden/>
              </w:rPr>
              <w:fldChar w:fldCharType="begin"/>
            </w:r>
            <w:r w:rsidR="00FC61D4">
              <w:rPr>
                <w:noProof/>
                <w:webHidden/>
              </w:rPr>
              <w:instrText xml:space="preserve"> PAGEREF _Toc497156058 \h </w:instrText>
            </w:r>
            <w:r w:rsidR="00FC61D4">
              <w:rPr>
                <w:noProof/>
                <w:webHidden/>
              </w:rPr>
            </w:r>
            <w:r w:rsidR="00FC61D4">
              <w:rPr>
                <w:noProof/>
                <w:webHidden/>
              </w:rPr>
              <w:fldChar w:fldCharType="separate"/>
            </w:r>
            <w:r w:rsidR="00FC61D4">
              <w:rPr>
                <w:noProof/>
                <w:webHidden/>
              </w:rPr>
              <w:t>68</w:t>
            </w:r>
            <w:r w:rsidR="00FC61D4">
              <w:rPr>
                <w:noProof/>
                <w:webHidden/>
              </w:rPr>
              <w:fldChar w:fldCharType="end"/>
            </w:r>
          </w:hyperlink>
        </w:p>
        <w:p w14:paraId="3246952A" w14:textId="5AC9452F" w:rsidR="007530E0" w:rsidRDefault="007530E0" w:rsidP="007530E0">
          <w:pPr>
            <w:outlineLvl w:val="1"/>
          </w:pPr>
          <w:r>
            <w:fldChar w:fldCharType="end"/>
          </w:r>
        </w:p>
      </w:sdtContent>
    </w:sdt>
    <w:p w14:paraId="0D5B4D96" w14:textId="598DC9D6" w:rsidR="008600D6" w:rsidRDefault="00563ABB" w:rsidP="008600D6">
      <w:pPr>
        <w:pStyle w:val="Heading1"/>
      </w:pPr>
      <w:bookmarkStart w:id="5" w:name="_Toc497155995"/>
      <w:r>
        <w:t xml:space="preserve">General </w:t>
      </w:r>
      <w:r w:rsidR="008600D6">
        <w:t>Introduction</w:t>
      </w:r>
      <w:bookmarkEnd w:id="5"/>
    </w:p>
    <w:p w14:paraId="512D7939" w14:textId="77997AEF" w:rsidR="006A06E4" w:rsidRDefault="00EF7D5A" w:rsidP="00EF7D5A">
      <w:r>
        <w:t xml:space="preserve">There are numerous ways to quantify memory efficacy, but when it comes to recollective memory few methods are richer or more detailed than </w:t>
      </w:r>
      <w:r w:rsidR="004B72B9">
        <w:t xml:space="preserve">navigation </w:t>
      </w:r>
      <w:r w:rsidR="001A6F4D">
        <w:fldChar w:fldCharType="begin" w:fldLock="1"/>
      </w:r>
      <w:r w:rsidR="0016123B">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7 }, "schema" : "https://github.com/citation-style-language/schema/raw/master/csl-citation.json" }</w:instrText>
      </w:r>
      <w:r w:rsidR="001A6F4D">
        <w:fldChar w:fldCharType="separate"/>
      </w:r>
      <w:r w:rsidR="0016123B" w:rsidRPr="0016123B">
        <w:rPr>
          <w:noProof/>
        </w:rPr>
        <w:t>(Eichenbaum, 2017b)</w:t>
      </w:r>
      <w:r w:rsidR="001A6F4D">
        <w:fldChar w:fldCharType="end"/>
      </w:r>
      <w:r w:rsidR="001A6F4D">
        <w:t xml:space="preserve"> </w:t>
      </w:r>
      <w:r w:rsidR="004B72B9">
        <w:t xml:space="preserve">and </w:t>
      </w:r>
      <w:r>
        <w:t>reconstruction tasks</w:t>
      </w:r>
      <w:r w:rsidR="00212961">
        <w:t xml:space="preserve"> </w:t>
      </w:r>
      <w:r w:rsidR="00212961">
        <w:fldChar w:fldCharType="begin" w:fldLock="1"/>
      </w:r>
      <w:r w:rsidR="00212961">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 }, "schema" : "https://github.com/citation-style-language/schema/raw/master/csl-citation.json" }</w:instrText>
      </w:r>
      <w:r w:rsidR="00212961">
        <w:fldChar w:fldCharType="separate"/>
      </w:r>
      <w:r w:rsidR="00212961" w:rsidRPr="00212961">
        <w:rPr>
          <w:noProof/>
        </w:rPr>
        <w:t>(Huttenlocher &amp; Presson, 1979)</w:t>
      </w:r>
      <w:r w:rsidR="00212961">
        <w:fldChar w:fldCharType="end"/>
      </w:r>
      <w:r>
        <w:t>. Reconstruction tasks ask individuals to study some information and then, after a delay, recreate the information they saw</w:t>
      </w:r>
      <w:r w:rsidR="001A6F4D">
        <w:t xml:space="preserve"> it</w:t>
      </w:r>
      <w:r>
        <w:t>. Traditionally, individuals are given a set of items which are to be reconstructed and a domain within the reconstruction should occur</w:t>
      </w:r>
      <w:r w:rsidR="001A6F4D">
        <w:t xml:space="preserve"> </w:t>
      </w:r>
      <w:r w:rsidR="001A6F4D">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"mendeley" : { "formattedCitation" : "(Jeneson, Mauldin, &amp; Squire, 2010; M. Lou Smith &amp; Milner, 1981; Watson, Voss, Warren, Tranel, &amp; Cohen, 2013)", "plainTextFormattedCitation" : "(Jeneson, Mauldin, &amp; Squire, 2010; M. Lou Smith &amp; Milner, 1981; Watson, Voss, Warren, Tranel, &amp; Cohen, 2013)", "previouslyFormattedCitation" : "(Jeneson, Mauldin, &amp; Squire, 2010; M. Lou Smith &amp; Milner, 1981; Watson, Voss, Warren, Tranel, &amp; Cohen, 2013)" }, "properties" : { "noteIndex" : 7 }, "schema" : "https://github.com/citation-style-language/schema/raw/master/csl-citation.json" }</w:instrText>
      </w:r>
      <w:r w:rsidR="001A6F4D">
        <w:fldChar w:fldCharType="separate"/>
      </w:r>
      <w:r w:rsidR="00563ABB" w:rsidRPr="00563ABB">
        <w:rPr>
          <w:noProof/>
        </w:rPr>
        <w:t>(Jeneson, Mauldin, &amp; Squire, 2010; M. Lou Smith &amp; Milner, 1981; Watson, Voss, Warren, Tranel, &amp; Cohen, 2013)</w:t>
      </w:r>
      <w:r w:rsidR="001A6F4D">
        <w:fldChar w:fldCharType="end"/>
      </w:r>
      <w:r>
        <w:t xml:space="preserve">. The goal of </w:t>
      </w:r>
      <w:r w:rsidR="00212961">
        <w:t xml:space="preserve">the </w:t>
      </w:r>
      <w:r>
        <w:t xml:space="preserve">analysis </w:t>
      </w:r>
      <w:r w:rsidR="00212961">
        <w:t xml:space="preserve">from the experimenter’s perspective </w:t>
      </w:r>
      <w:r>
        <w:t xml:space="preserve">is </w:t>
      </w:r>
      <w:r w:rsidR="00212961">
        <w:t xml:space="preserve">to </w:t>
      </w:r>
      <w:r>
        <w:t xml:space="preserve">then take the resulting </w:t>
      </w:r>
      <w:r w:rsidR="00212961">
        <w:t xml:space="preserve">behavioral </w:t>
      </w:r>
      <w:r>
        <w:t xml:space="preserve">information and make inferences to determine aspects of the original information which were or weren’t remembered, the degree to which they were remembered, and any systematic distortion which may be present in that memory. Ultimately, we </w:t>
      </w:r>
      <w:r w:rsidR="001A6F4D">
        <w:t xml:space="preserve">are unlikely to be able to </w:t>
      </w:r>
      <w:r>
        <w:t>know what precise thoughts, strategies, or information the participant did or did not have when performing the task</w:t>
      </w:r>
      <w:r w:rsidR="001A6F4D">
        <w:t xml:space="preserve"> just from the behavioral data</w:t>
      </w:r>
      <w:r>
        <w:t xml:space="preserve">, but by carefully </w:t>
      </w:r>
      <w:r w:rsidR="001A6F4D">
        <w:t>picking</w:t>
      </w:r>
      <w:r>
        <w:t xml:space="preserve"> the assumptions we are willing to make, we can strongly infer what was not done in the reconstruction (because if it were, the performance should have been better). Moreover, by systematically analyzing the performance in reconstruction, we can begin to hypothesize </w:t>
      </w:r>
      <w:r w:rsidR="001A6F4D">
        <w:t xml:space="preserve">new models and validate existing models of </w:t>
      </w:r>
      <w:r>
        <w:t xml:space="preserve">memory </w:t>
      </w:r>
      <w:r w:rsidR="00212961">
        <w:t>organization</w:t>
      </w:r>
      <w:r w:rsidR="001A6F4D">
        <w:t xml:space="preserve"> </w:t>
      </w:r>
      <w:r w:rsidR="001A6F4D">
        <w:fldChar w:fldCharType="begin" w:fldLock="1"/>
      </w:r>
      <w:r w:rsidR="001A6F4D">
        <w:instrText>ADDIN CSL_CITATION { "citationItems" : [ { "id" : "ITEM-1", "itemData" : { "DOI" : "10.1146/annurev-psych-010416-044131", "ISBN" : "00664308 (ISSN)", "ISSN" : "1545-2085", "PMID" : "27687117", "abstract" : "A major goal of memory research is to understand how cognitive processes in memory are supported at the level of brain systems and network representations. Especially promising in this direction are new findings on humans and animals that converge in indicating a key role for the hippocampus in the systematic organization of memories. New findings also indicate that the prefrontal cortex may play an equally important role in the active control of memory organization during both encoding and retrieval. Observations about the dialog between the hippocampus and prefrontal cortex provide new insights into the operation of the larger brain system that serves memory. Expected final online publication date for the Annual Review of Psychology Volume 68 is January 03, 2017. Please see http://www.annualreviews.org/page/journal/pubdates for revised estimates.", "author" : [ { "dropping-particle" : "", "family" : "Eichenbaum", "given" : "Howard", "non-dropping-particle" : "", "parse-names" : false, "suffix" : "" } ], "container-title" : "Annual review of psychology", "id" : "ITEM-1", "issue" : "September", "issued" : { "date-parts" : [ [ "2016" ] ] }, "page" : "1-27", "title" : "Memory: Organization and Control.", "type" : "article-journal" }, "uris" : [ "http://www.mendeley.com/documents/?uuid=5f369f0a-af7f-4393-97f8-6d1d044a0e8b" ] } ], "mendeley" : { "formattedCitation" : "(Eichenbaum, 2016)", "plainTextFormattedCitation" : "(Eichenbaum, 2016)", "previouslyFormattedCitation" : "(Eichenbaum, 2016)" }, "properties" : { "noteIndex" : 7 }, "schema" : "https://github.com/citation-style-language/schema/raw/master/csl-citation.json" }</w:instrText>
      </w:r>
      <w:r w:rsidR="001A6F4D">
        <w:fldChar w:fldCharType="separate"/>
      </w:r>
      <w:r w:rsidR="001A6F4D" w:rsidRPr="001A6F4D">
        <w:rPr>
          <w:noProof/>
        </w:rPr>
        <w:t>(Eichenbaum, 2016)</w:t>
      </w:r>
      <w:r w:rsidR="001A6F4D">
        <w:fldChar w:fldCharType="end"/>
      </w:r>
      <w:r w:rsidR="00212961">
        <w:t xml:space="preserve"> and </w:t>
      </w:r>
      <w:r>
        <w:t>representation</w:t>
      </w:r>
      <w:r w:rsidR="001A6F4D">
        <w:t xml:space="preserve"> </w:t>
      </w:r>
      <w:r w:rsidR="001A6F4D">
        <w:fldChar w:fldCharType="begin" w:fldLock="1"/>
      </w:r>
      <w:r w:rsidR="0016123B">
        <w:instrText>ADDIN CSL_CITATION { "citationItems" : [ { "id" : "ITEM-1", "itemData" : { "DOI" : "10.1016/j.neuron.2004.08.028", "ISBN" : "0896-6273 (Print)\\n0896-6273 (Linking)", "ISSN" : "08966273", "PMID" : "15450164", "abstract" : "The hippocampus serves a critical role in declarative memory - our capacity to recall everyday facts and events. Recent studies using functional brain imaging in humans and neuropsychological analyses of humans and animals with hippocampal damage have revealed some of the elemental cognitive processes mediated by the hippocampus. In addition, recent characterizations of neuronal firing patterns in behaving animals and humans have suggested how neural representations in the hippocampus underlie those elemental cognitive processes in the service of declarative memory.", "author" : [ { "dropping-particle" : "", "family" : "Eichenbaum", "given" : "Howard", "non-dropping-particle" : "", "parse-names" : false, "suffix" : "" } ], "container-title" : "Neuron", "id" : "ITEM-1", "issue" : "1", "issued" : { "date-parts" : [ [ "2004" ] ] }, "page" : "109-120", "title" : "Hippocampus: Cognitive processes and neural representations that underlie declarative memory", "type" : "article-journal", "volume" : "44" }, "uris" : [ "http://www.mendeley.com/documents/?uuid=072daa5e-0d4d-4299-be41-c3fbad13c0f9" ] }, { "id" : "ITEM-2", "itemData" : { "DOI" : "10.1098/rstb.2016.0049", "ISSN" : "0962-8436", "PMID" : "1000305518", "abstract" : "A growing literature suggests that the hippocampus is critical for the rapid extraction of regularities from the environment. Although this fits with the known role of the hippocampus in rapid learning, it seems at odds with the idea that the hippocampus specializes in memorizing individual episodes. In particular, the Complementary Learning Systems theory argues that there is a computational trade-off between learning the specifics of individual experiences and regularities that hold across those experiences. We asked whether it is possible for the hippocampus to handle both statistical learning and memorization of individual episodes. We exposed a neural network model that instantiates known properties of hippocampal projections and subfields to sequences of items with temporal regularities. We found that the monosynaptic pathway - the pathway connecting entorhinal cortex directly to region CA1 - was able to support statistical learning, while the trisynaptic pathway - connecting entorhinal cortex to CA1 through dentate gyrus and CA3 - learned only individual episodes, with apparent representations of regularities resulting from associative reactivation through recurrence. Thus, in paradigms involving rapid learning, the computational trade-off between learning episodes and regularities may be handled by separate anatomical pathways within the hippocampus itself.", "author" : [ { "dropping-particle" : "", "family" : "Schapiro", "given" : "Anna C.", "non-dropping-particle" : "", "parse-names" : false, "suffix" : "" }, { "dropping-particle" : "", "family" : "Turk-Browne", "given" : "Nicholas B.", "non-dropping-particle" : "", "parse-names" : false, "suffix" : "" }, { "dropping-particle" : "", "family" : "Botvinick", "given" : "Matthew M.", "non-dropping-particle" : "", "parse-names" : false, "suffix" : "" }, { "dropping-particle" : "", "family" : "Norman", "given" : "Kenneth A.", "non-dropping-particle" : "", "parse-names" : false, "suffix" : "" } ], "container-title" : "Philosophical Transactions of the Royal Society B: Biological Sciences", "id" : "ITEM-2", "issue" : "1711", "issued" : { "date-parts" : [ [ "2017" ] ] }, "page" : "20160049", "title" : "Complementary learning systems within the hippocampus: a neural network modelling approach to reconciling episodic memory with statistical learning", "type" : "article-journal", "volume" : "372" }, "uris" : [ "http://www.mendeley.com/documents/?uuid=9d9fc9db-d83f-45bd-9331-01a4851faaa9" ] }, { "id" : "ITEM-3", "itemData" : { "DOI" : "10.1037//0033-295X.", "ISBN" : "0033-295X (Print)\\n0033-295X (Linking)", "ISSN" : "0033-295X", "PMID" : "11212634", "abstract" : "In the current revival of interest in the emotional and mental lives of animals, many investigators have focused attention on mammalian infants that emit distress vocalizations when separated from the home environment. Perhaps the most intensively studied distress vocalization is the ultrasonic vocalization of infant rats. Since its discovery, this vocalization has been interpreted both as a communicatory signal for the elicitation of maternal retrieval and as the manifestation of emotional distress. In contrast, the authors examined the cardiovascular causes and consequences of the vocalization, and on the basis of this work, they hypothesized that the vocalization is the acoustic by-product of the abdominal compression reaction (ACR), a maneuver that results in increased venous return to the heart. Therefore, the vocalization may be analogous to a sneeze, serving a physiological function while incidentally producing sound.", "author" : [ { "dropping-particle" : "", "family" : "O'Reilly", "given" : "Randall C.", "non-dropping-particle" : "", "parse-names" : false, "suffix" : "" }, { "dropping-particle" : "", "family" : "Rudy", "given" : "Jerry W.", "non-dropping-particle" : "", "parse-names" : false, "suffix" : "" } ], "container-title" : "Psychological review", "id" : "ITEM-3", "issue" : "1", "issued" : { "date-parts" : [ [ "2001" ] ] }, "page" : "83-95", "title" : "Conjunctive Representations in Learning and Memory: Principles of Cortical and Hippocampal Function", "type" : "article-journal", "volume" : "108" }, "uris" : [ "http://www.mendeley.com/documents/?uuid=8cfe40bd-1103-4219-97e8-18b7b9976baa" ] }, { "id" : "ITEM-4", "itemData" : { "DOI" : "10.1016/j.neulet.2017.04.006", "ISSN" : "18727972", "PMID" : "28389238", "abstract" : "Research on how information is encoded by the brain is largely based on studies of feature detector properties of single neurons, but considerable new data shows that single neurons in many brain areas have mixed selectivity for multiple features and change their tuning properties across realistic information processing situations. Here I consider new approaches that explore cell assemblies as the units of information processing and how these approaches are revealing the structure and organization of neural representations in perception and cognition.", "author" : [ { "dropping-particle" : "", "family" : "Eichenbaum", "given" : "Howard", "non-dropping-particle" : "", "parse-names" : false, "suffix" : "" } ], "container-title" : "Neuroscience Letters", "id" : "ITEM-4", "issued" : { "date-parts" : [ [ "2017" ] ] }, "publisher" : "Elsevier Ireland Ltd", "title" : "Barlow versus Hebb: When is it time to abandon the notion of feature detectors and adopt the cell assembly as the unit of cognition?", "type" : "article-journal" }, "uris" : [ "http://www.mendeley.com/documents/?uuid=68fd07f0-c6a2-433f-a015-9062bb055827" ] } ], "mendeley" : { "formattedCitation" : "(Eichenbaum, 2004, 2017a; O\u2019Reilly &amp; Rudy, 2001; Schapiro, Turk-Browne, Botvinick, &amp; Norman, 2017)", "plainTextFormattedCitation" : "(Eichenbaum, 2004, 2017a; O\u2019Reilly &amp; Rudy, 2001; Schapiro, Turk-Browne, Botvinick, &amp; Norman, 2017)", "previouslyFormattedCitation" : "(Eichenbaum, 2004, 2017a; O\u2019Reilly &amp; Rudy, 2001; Schapiro, Turk-Browne, Botvinick, &amp; Norman, 2017)" }, "properties" : { "noteIndex" : 7 }, "schema" : "https://github.com/citation-style-language/schema/raw/master/csl-citation.json" }</w:instrText>
      </w:r>
      <w:r w:rsidR="001A6F4D">
        <w:fldChar w:fldCharType="separate"/>
      </w:r>
      <w:r w:rsidR="0016123B" w:rsidRPr="0016123B">
        <w:rPr>
          <w:noProof/>
        </w:rPr>
        <w:t>(Eichenbaum, 2004, 2017a; O’Reilly &amp; Rudy, 2001; Schapiro, Turk-Browne, Botvinick, &amp; Norman, 2017)</w:t>
      </w:r>
      <w:r w:rsidR="001A6F4D">
        <w:fldChar w:fldCharType="end"/>
      </w:r>
      <w:r>
        <w:t xml:space="preserve"> which should be present across many different domains of information</w:t>
      </w:r>
      <w:r w:rsidR="001A6F4D">
        <w:t xml:space="preserve"> </w:t>
      </w:r>
      <w:r w:rsidR="001A6F4D">
        <w:fldChar w:fldCharType="begin" w:fldLock="1"/>
      </w:r>
      <w:r w:rsidR="001A6F4D">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Warren, Duff, Tranel, &amp; Cohen, 2008)", "plainTextFormattedCitation" : "(Konkel, Warren, Duff, Tranel, &amp; Cohen, 2008)", "previouslyFormattedCitation" : "(Konkel, Warren, Duff, Tranel, &amp; Cohen, 2008)" }, "properties" : { "noteIndex" : 7 }, "schema" : "https://github.com/citation-style-language/schema/raw/master/csl-citation.json" }</w:instrText>
      </w:r>
      <w:r w:rsidR="001A6F4D">
        <w:fldChar w:fldCharType="separate"/>
      </w:r>
      <w:r w:rsidR="001A6F4D" w:rsidRPr="001A6F4D">
        <w:rPr>
          <w:noProof/>
        </w:rPr>
        <w:t>(Konkel, Warren, Duff, Tranel, &amp; Cohen, 2008)</w:t>
      </w:r>
      <w:r w:rsidR="001A6F4D">
        <w:fldChar w:fldCharType="end"/>
      </w:r>
      <w:r>
        <w:t>.</w:t>
      </w:r>
      <w:r w:rsidR="00212961">
        <w:t xml:space="preserve"> </w:t>
      </w:r>
    </w:p>
    <w:p w14:paraId="32698718" w14:textId="134A2B16" w:rsidR="00BE54BB" w:rsidRDefault="00212961" w:rsidP="00EF7D5A">
      <w:r>
        <w:t xml:space="preserve">In addition to a theoretical introduction to assumptions and perspectives on reconstruction tasks, this work goes on to show how performance on reconstruction tasks can be broken down </w:t>
      </w:r>
      <w:r w:rsidR="001A6F4D">
        <w:t xml:space="preserve">into specific and </w:t>
      </w:r>
      <w:r w:rsidR="00BE54BB">
        <w:t>sensitive</w:t>
      </w:r>
      <w:r w:rsidR="001A6F4D">
        <w:t xml:space="preserve"> metrics of performance </w:t>
      </w:r>
      <w:r>
        <w:t xml:space="preserve">to elucidate some aspects of memory in two particular domains, space and time. </w:t>
      </w:r>
      <w:r w:rsidR="00BE54BB">
        <w:t xml:space="preserve">Relational memory theory posits that the hippocampus is critical for the formation and flexible use of arbitrary binding of information regardless of the domain from which the information originates </w:t>
      </w:r>
      <w:r w:rsidR="00BE54BB">
        <w:fldChar w:fldCharType="begin" w:fldLock="1"/>
      </w:r>
      <w:r w:rsidR="00563ABB">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"id" : "ITEM-2",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"ITEM-2", "issued" : { "date-parts" : [ [ "1993" ] ] }, "number-of-pages" : "330", "publisher" : "Cambridge: MIT Press", "title" : "Memory, Amnesia, and the Hippocampal System.", "type" : "book" }, "uris" : [ "http://www.mendeley.com/documents/?uuid=4f6604a4-2f89-4ae1-b1b4-ac72200601f6" ] } ], "mendeley" : { "formattedCitation" : "(Neal J. Cohen &amp; Eichenbaum, 1993; Monti et al., 2015)", "plainTextFormattedCitation" : "(Neal J. Cohen &amp; Eichenbaum, 1993; Monti et al., 2015)", "previouslyFormattedCitation" : "(Neal J. Cohen &amp; Eichenbaum, 1993; Monti et al., 2015)" }, "properties" : { "noteIndex" : 7 }, "schema" : "https://github.com/citation-style-language/schema/raw/master/csl-citation.json" }</w:instrText>
      </w:r>
      <w:r w:rsidR="00BE54BB">
        <w:fldChar w:fldCharType="separate"/>
      </w:r>
      <w:r w:rsidR="00563ABB" w:rsidRPr="00563ABB">
        <w:rPr>
          <w:noProof/>
        </w:rPr>
        <w:t>(Neal J. Cohen &amp; Eichenbaum, 1993; Monti et al., 2015)</w:t>
      </w:r>
      <w:r w:rsidR="00BE54BB">
        <w:fldChar w:fldCharType="end"/>
      </w:r>
      <w:r w:rsidR="00BE54BB">
        <w:t xml:space="preserve">. Previous work has shown that identity binding may be one critical example of an arbitrary relation which is severely impaired in hippocampal damaged patients </w:t>
      </w:r>
      <w:r w:rsidR="00BE54BB">
        <w:fldChar w:fldCharType="begin" w:fldLock="1"/>
      </w:r>
      <w:r w:rsidR="00BE54BB">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7 }, "schema" : "https://github.com/citation-style-language/schema/raw/master/csl-citation.json" }</w:instrText>
      </w:r>
      <w:r w:rsidR="00BE54BB">
        <w:fldChar w:fldCharType="separate"/>
      </w:r>
      <w:r w:rsidR="00BE54BB" w:rsidRPr="00BE54BB">
        <w:rPr>
          <w:noProof/>
        </w:rPr>
        <w:t>(Watson et al., 2013)</w:t>
      </w:r>
      <w:r w:rsidR="00BE54BB">
        <w:fldChar w:fldCharType="end"/>
      </w:r>
      <w:r w:rsidR="00BE54BB">
        <w:t xml:space="preserve">, while other accounts suggest that not all relational information is impaired </w:t>
      </w:r>
      <w:r w:rsidR="00BE54BB">
        <w:fldChar w:fldCharType="begin" w:fldLock="1"/>
      </w:r>
      <w:r w:rsidR="00BE54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8 }, "schema" : "https://github.com/citation-style-language/schema/raw/master/csl-citation.json" }</w:instrText>
      </w:r>
      <w:r w:rsidR="00BE54BB">
        <w:fldChar w:fldCharType="separate"/>
      </w:r>
      <w:r w:rsidR="00BE54BB" w:rsidRPr="00BE54BB">
        <w:rPr>
          <w:noProof/>
        </w:rPr>
        <w:t>(Jeneson et al., 2010)</w:t>
      </w:r>
      <w:r w:rsidR="00BE54BB">
        <w:fldChar w:fldCharType="end"/>
      </w:r>
      <w:r w:rsidR="00BE54BB">
        <w:t>. The analyses used in these previous works conflicted in that they both lacked the specificity and sensitivity necessary to identify which relational information is (or isn’t) present in the reconstruction. The work presented here attempts to reconcile these accounts with a novel methodological framework constructed from a principled approach to reconstruction data. The data show</w:t>
      </w:r>
      <w:r>
        <w:t xml:space="preserve"> that </w:t>
      </w:r>
      <w:r w:rsidR="001A6F4D">
        <w:t>certain</w:t>
      </w:r>
      <w:r>
        <w:t xml:space="preserve"> </w:t>
      </w:r>
      <w:r w:rsidR="001A6F4D">
        <w:t xml:space="preserve">(but not all) </w:t>
      </w:r>
      <w:r w:rsidRPr="001A6F4D">
        <w:rPr>
          <w:i/>
        </w:rPr>
        <w:t>types</w:t>
      </w:r>
      <w:r>
        <w:t xml:space="preserve"> of relational information are impaired in hippocampal damaged individuals</w:t>
      </w:r>
      <w:r w:rsidR="00EB1068">
        <w:t xml:space="preserve"> (Chapter 1)</w:t>
      </w:r>
      <w:r w:rsidR="00BE54BB">
        <w:t>, but, critically, it is the arbitrary identity-location information which is impaired (i.e. the information which could have just as easily been anything and was, therefore, not derivable from other relations or elements which may have been remembered) and the location information which is not</w:t>
      </w:r>
      <w:r w:rsidR="001A6F4D">
        <w:t>.</w:t>
      </w:r>
      <w:r w:rsidR="00BE54BB">
        <w:t xml:space="preserve"> This runs somewhat contrary to the historical account of the primary function </w:t>
      </w:r>
      <w:r w:rsidR="00BE54BB">
        <w:lastRenderedPageBreak/>
        <w:t xml:space="preserve">of the hippocampus being in mapping space (see </w:t>
      </w:r>
      <w:r w:rsidR="00BE54BB">
        <w:fldChar w:fldCharType="begin" w:fldLock="1"/>
      </w:r>
      <w:r w:rsidR="00BE54BB">
        <w:instrText>ADDIN CSL_CITATION { "citationItems" : [ { "id" : "ITEM-1", "itemData" : { "DOI" : "10.1016/j.neuron.2014.07.032", "ISBN" : "1097-4199 (Electronic)\\r0896-6273 (Linking)", "ISSN" : "10974199", "PMID" : "25144874", "abstract" : "Some argue that hippocampus supports declarative memory, our capacity to recall facts and events, whereas others view the hippocampus as part of a system dedicated to calculating routes through space, and these two contrasting views are pursued largely independently in current research. Here we offer a perspective on where these views can and cannot be reconciled and update a bridging framework that will improve our understanding of hippocampal function. Currently, separate lines of research focus on hippocampal function in spatial navigation or in declarative memory. Here, Eichenbaum and Cohen update their relational memory account to reconcile these approaches and offer new insights into the fundamental mechanisms of memory. \u00a9 2014 Elsevier Inc.", "author" : [ { "dropping-particle" : "", "family" : "Eichenbaum", "given" : "Howard", "non-dropping-particle" : "", "parse-names" : false, "suffix" : "" }, { "dropping-particle" : "", "family" : "Cohen", "given" : "Neal J.", "non-dropping-particle" : "", "parse-names" : false, "suffix" : "" } ], "container-title" : "Neuron", "id" : "ITEM-1", "issue" : "4", "issued" : { "date-parts" : [ [ "2014", "8" ] ] }, "page" : "764-770", "publisher" : "Elsevier Inc.", "title" : "Can We Reconcile the Declarative Memory and Spatial Navigation Views on Hippocampal Function?", "type" : "article", "volume" : "83" }, "uris" : [ "http://www.mendeley.com/documents/?uuid=3e0392ab-b953-42e1-b154-1cbe3457a322" ] } ], "mendeley" : { "formattedCitation" : "(Eichenbaum &amp; Cohen, 2014)", "manualFormatting" : "Eichenbaum &amp; Cohen, 2014", "plainTextFormattedCitation" : "(Eichenbaum &amp; Cohen, 2014)", "previouslyFormattedCitation" : "(Eichenbaum &amp; Cohen, 2014)" }, "properties" : { "noteIndex" : 8 }, "schema" : "https://github.com/citation-style-language/schema/raw/master/csl-citation.json" }</w:instrText>
      </w:r>
      <w:r w:rsidR="00BE54BB">
        <w:fldChar w:fldCharType="separate"/>
      </w:r>
      <w:r w:rsidR="00BE54BB" w:rsidRPr="00BE54BB">
        <w:rPr>
          <w:noProof/>
        </w:rPr>
        <w:t>Eichenbaum &amp; Cohen, 2014</w:t>
      </w:r>
      <w:r w:rsidR="00BE54BB">
        <w:fldChar w:fldCharType="end"/>
      </w:r>
      <w:r w:rsidR="00BE54BB">
        <w:t xml:space="preserve"> for a more detailed discussion of the spatial versus declarative account).</w:t>
      </w:r>
      <w:r w:rsidR="001A6F4D">
        <w:t xml:space="preserve"> </w:t>
      </w:r>
    </w:p>
    <w:p w14:paraId="5B68E9B0" w14:textId="77777777" w:rsidR="00BE54BB" w:rsidRDefault="001A6F4D" w:rsidP="00EF7D5A">
      <w:r>
        <w:t xml:space="preserve">Additionally, </w:t>
      </w:r>
      <w:r w:rsidR="00BE54BB">
        <w:t xml:space="preserve">in a separate reconstruction task (Chapter 2), </w:t>
      </w:r>
      <w:r>
        <w:t xml:space="preserve">the data </w:t>
      </w:r>
      <w:r w:rsidR="00BE54BB">
        <w:t xml:space="preserve">presented here </w:t>
      </w:r>
      <w:r>
        <w:t>show</w:t>
      </w:r>
      <w:r w:rsidR="00212961">
        <w:t xml:space="preserve"> that in healthy adults, there may be differences in spatial and temporal domains in how representations are structured</w:t>
      </w:r>
      <w:r w:rsidR="00BE54BB">
        <w:t xml:space="preserve">. This also deeply relates to the debate over the overall function of the hippocampus, especially since the recent identification of time cells </w:t>
      </w:r>
      <w:r w:rsidR="00BE54BB">
        <w:fldChar w:fldCharType="begin" w:fldLock="1"/>
      </w:r>
      <w:r w:rsidR="00BE54BB">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B. Kraus, Robinson, White, Eichenbaum, &amp; Hasselmo, 2013)", "plainTextFormattedCitation" : "(Eichenbaum, 2014; B. Kraus, Robinson, White, Eichenbaum, &amp; Hasselmo, 2013)", "previouslyFormattedCitation" : "(Eichenbaum, 2014; B. Kraus, Robinson, White, Eichenbaum, &amp; Hasselmo, 2013)" }, "properties" : { "noteIndex" : 8 }, "schema" : "https://github.com/citation-style-language/schema/raw/master/csl-citation.json" }</w:instrText>
      </w:r>
      <w:r w:rsidR="00BE54BB">
        <w:fldChar w:fldCharType="separate"/>
      </w:r>
      <w:r w:rsidR="00BE54BB" w:rsidRPr="00BE54BB">
        <w:rPr>
          <w:noProof/>
        </w:rPr>
        <w:t>(Eichenbaum, 2014; B. Kraus, Robinson, White, Eichenbaum, &amp; Hasselmo, 2013)</w:t>
      </w:r>
      <w:r w:rsidR="00BE54BB">
        <w:fldChar w:fldCharType="end"/>
      </w:r>
      <w:r w:rsidR="00BE54BB">
        <w:t xml:space="preserve"> in the hippocampus showed definitively that the cellular function of the region is not dominated exclusively by spatial representations. Finally, in </w:t>
      </w:r>
      <w:r w:rsidR="00212961">
        <w:t>either domain</w:t>
      </w:r>
      <w:r w:rsidR="00BE54BB">
        <w:t>,</w:t>
      </w:r>
      <w:r w:rsidR="00212961">
        <w:t xml:space="preserve"> additional sources of information (such as contextual information) can bias representations</w:t>
      </w:r>
      <w:r w:rsidR="00BE54BB">
        <w:t xml:space="preserve"> </w:t>
      </w:r>
      <w:r w:rsidR="00BE54BB">
        <w:fldChar w:fldCharType="begin" w:fldLock="1"/>
      </w:r>
      <w:r w:rsidR="00BE54BB">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"id" : "ITEM-2",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"ITEM-2",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Zacks, Speer, Swallow, Braver, &amp; Reynolds, 2007a)", "plainTextFormattedCitation" : "(Ezzyat &amp; Davachi, 2014; Zacks, Speer, Swallow, Braver, &amp; Reynolds, 2007a)", "previouslyFormattedCitation" : "(Ezzyat &amp; Davachi, 2014; Zacks, Speer, Swallow, Braver, &amp; Reynolds, 2007a)" }, "properties" : { "noteIndex" : 8 }, "schema" : "https://github.com/citation-style-language/schema/raw/master/csl-citation.json" }</w:instrText>
      </w:r>
      <w:r w:rsidR="00BE54BB">
        <w:fldChar w:fldCharType="separate"/>
      </w:r>
      <w:r w:rsidR="00BE54BB" w:rsidRPr="00BE54BB">
        <w:rPr>
          <w:noProof/>
        </w:rPr>
        <w:t>(Ezzyat &amp; Davachi, 2014; Zacks, Speer, Swallow, Braver, &amp; Reynolds, 2007a)</w:t>
      </w:r>
      <w:r w:rsidR="00BE54BB">
        <w:fldChar w:fldCharType="end"/>
      </w:r>
      <w:r w:rsidR="00BE54BB">
        <w:t xml:space="preserve">, and these additional sources of information are critical in understanding the overall organization of memory and the hippocampal system, with most modern models of the region including cortical region interactions which involve the addition of these additional information sources </w:t>
      </w:r>
      <w:r w:rsidR="00BE54BB">
        <w:fldChar w:fldCharType="begin" w:fldLock="1"/>
      </w:r>
      <w:r w:rsidR="00BE54BB">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"id" : "ITEM-2",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"ITEM-2",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"id" : "ITEM-3", "itemData" : { "DOI" : "10.1037/a0013396", "ISBN" : "ISSN~~2008-1493", "ISSN" : "0033-295X", "PMID" : "18954208", "abstract" : "The authors present a new model of free recall on the basis of M. W. Howard and M. J. Kahana's temporal context model and M. Usher and J. L. McClelland's leaky-accumulator decision model. In this model, contextual drift gives rise to both short-term and long-term recency effects, and contextual retrieval gives rise to short-term and long-term contiguity effects. Recall decisions are controlled by a race between competitive leaky accumulators. The model captures the dynamics of immediate, delayed, and continual distractor free recall, demonstrating that dissociations between short- and long-term recency can naturally arise from a model in which an internal contextual state is used as the sole cue for retrieval across time scales.", "author" : [ { "dropping-particle" : "", "family" : "Sederberg", "given" : "Per B", "non-dropping-particle" : "", "parse-names" : false, "suffix" : "" }, { "dropping-particle" : "", "family" : "Howard", "given" : "Marc W", "non-dropping-particle" : "", "parse-names" : false, "suffix" : "" }, { "dropping-particle" : "", "family" : "Kahana", "given" : "Michael J", "non-dropping-particle" : "", "parse-names" : false, "suffix" : "" } ], "container-title" : "Psychological review", "id" : "ITEM-3", "issue" : "4", "issued" : { "date-parts" : [ [ "2008" ] ] }, "page" : "893-912", "title" : "A context-based theory of recency and contiguity in free recall.", "type" : "article-journal", "volume" : "115" }, "uris" : [ "http://www.mendeley.com/documents/?uuid=5d62ce92-fc8f-45d2-9d2d-8e0c5698ea38" ] } ], "mendeley" : { "formattedCitation" : "(Kumaran, Hassabis, &amp; McClelland, 2016; Sederberg, Howard, &amp; Kahana, 2008; Wang, Cohen, &amp; Voss, 2015)", "plainTextFormattedCitation" : "(Kumaran, Hassabis, &amp; McClelland, 2016; Sederberg, Howard, &amp; Kahana, 2008; Wang, Cohen, &amp; Voss, 2015)", "previouslyFormattedCitation" : "(Kumaran, Hassabis, &amp; McClelland, 2016; Sederberg, Howard, &amp; Kahana, 2008; Wang, Cohen, &amp; Voss, 2015)" }, "properties" : { "noteIndex" : 8 }, "schema" : "https://github.com/citation-style-language/schema/raw/master/csl-citation.json" }</w:instrText>
      </w:r>
      <w:r w:rsidR="00BE54BB">
        <w:fldChar w:fldCharType="separate"/>
      </w:r>
      <w:r w:rsidR="00BE54BB" w:rsidRPr="00BE54BB">
        <w:rPr>
          <w:noProof/>
        </w:rPr>
        <w:t>(Kumaran, Hassabis, &amp; McClelland, 2016; Sederberg, Howard, &amp; Kahana, 2008; Wang, Cohen, &amp; Voss, 2015)</w:t>
      </w:r>
      <w:r w:rsidR="00BE54BB">
        <w:fldChar w:fldCharType="end"/>
      </w:r>
      <w:r w:rsidR="00BE54BB">
        <w:t xml:space="preserve">. </w:t>
      </w:r>
    </w:p>
    <w:p w14:paraId="3210A9AE" w14:textId="0EFFE895" w:rsidR="00EF7D5A" w:rsidRDefault="00212961" w:rsidP="00EF7D5A">
      <w:r>
        <w:t xml:space="preserve">Finally, </w:t>
      </w:r>
      <w:r w:rsidR="00BE54BB">
        <w:t xml:space="preserve">although most of the aforementioned work focuses primarily on representation and retrieval, the encoding stage of the task (i.e. study) is an equally critical element in overall performance. In previous work involving </w:t>
      </w:r>
      <w:r w:rsidR="006C4E32">
        <w:t>spatial sampling</w:t>
      </w:r>
      <w:r w:rsidR="00BE54BB">
        <w:t>, eye movements</w:t>
      </w:r>
      <w:r w:rsidR="00DE15D8">
        <w:t>, which are often thought of as “visual exploration”</w:t>
      </w:r>
      <w:r w:rsidR="006C4E32">
        <w:t xml:space="preserve"> of an environment/scene</w:t>
      </w:r>
      <w:r w:rsidR="00DE15D8">
        <w:t xml:space="preserve"> </w:t>
      </w:r>
      <w:r w:rsidR="00DE15D8">
        <w:fldChar w:fldCharType="begin" w:fldLock="1"/>
      </w:r>
      <w:r w:rsidR="00DE15D8">
        <w:instrText>ADDIN CSL_CITATION { "citationItems" : [ { "id" : "ITEM-1", "itemData" : { "DOI" : "10.1016/j.tics.2017.05.008", "ISBN" : "1879-307X (Electronic)\r1364-6613 (Linking)", "ISSN" : "13646613", "PMID" : "28625353", "author" : [ { "dropping-particle" : "", "family" : "Voss", "given" : "Joel L.", "non-dropping-particle" : "", "parse-names" : false, "suffix" : "" }, { "dropping-particle" : "", "family" : "Bridge", "given" : "Donna J.", "non-dropping-particle" : "", "parse-names" : false, "suffix" : "" }, { "dropping-particle" : "", "family" : "Cohen", "given" : "Neal J.", "non-dropping-particle" : "", "parse-names" : false, "suffix" : "" }, { "dropping-particle" : "", "family" : "Walker", "given" : "John A.", "non-dropping-particle" : "", "parse-names" : false, "suffix" : "" } ], "container-title" : "Trends in Cognitive Sciences", "id" : "ITEM-1", "issued" : { "date-parts" : [ [ "2017" ] ] }, "title" : "A Closer Look at the Hippocampus and Memory", "type" : "article-journal" }, "uris" : [ "http://www.mendeley.com/documents/?uuid=1ff67716-c471-4879-b11c-029f30037cb7" ] } ], "mendeley" : { "formattedCitation" : "(Voss, Bridge, Cohen, &amp; Walker, 2017)", "plainTextFormattedCitation" : "(Voss, Bridge, Cohen, &amp; Walker, 2017)", "previouslyFormattedCitation" : "(Voss, Bridge, Cohen, &amp; Walker, 2017)" }, "properties" : { "noteIndex" : 8 }, "schema" : "https://github.com/citation-style-language/schema/raw/master/csl-citation.json" }</w:instrText>
      </w:r>
      <w:r w:rsidR="00DE15D8">
        <w:fldChar w:fldCharType="separate"/>
      </w:r>
      <w:r w:rsidR="00DE15D8" w:rsidRPr="00DE15D8">
        <w:rPr>
          <w:noProof/>
        </w:rPr>
        <w:t>(Voss, Bridge, Cohen, &amp; Walker, 2017)</w:t>
      </w:r>
      <w:r w:rsidR="00DE15D8">
        <w:fldChar w:fldCharType="end"/>
      </w:r>
      <w:r w:rsidR="00DE15D8">
        <w:t xml:space="preserve">, in hippocampal damaged individuals and healthy individuals indicated both memory for an entire previously viewed scene and relations among elements in the scene; however, when the relations between items were changed, only healthy individuals showed differences in eye movements relative to the change, while hippocampal damaged patients did not </w:t>
      </w:r>
      <w:r w:rsidR="00DE15D8">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8 }, "schema" : "https://github.com/citation-style-language/schema/raw/master/csl-citation.json" }</w:instrText>
      </w:r>
      <w:r w:rsidR="00DE15D8">
        <w:fldChar w:fldCharType="separate"/>
      </w:r>
      <w:r w:rsidR="00563ABB" w:rsidRPr="00563ABB">
        <w:rPr>
          <w:noProof/>
        </w:rPr>
        <w:t>(Neal J. Cohen &amp; Banich, 2003)</w:t>
      </w:r>
      <w:r w:rsidR="00DE15D8">
        <w:fldChar w:fldCharType="end"/>
      </w:r>
      <w:r w:rsidR="00DE15D8">
        <w:t xml:space="preserve">. Similar sampling deficits </w:t>
      </w:r>
      <w:r w:rsidR="006C4E32">
        <w:t xml:space="preserve">in spatial navigation </w:t>
      </w:r>
      <w:r w:rsidR="00DE15D8">
        <w:t>have been shown in rodents with hippocampal damage in the Morris Water Maze</w:t>
      </w:r>
      <w:r w:rsidR="006C4E32">
        <w:t xml:space="preserve"> </w:t>
      </w:r>
      <w:r w:rsidR="006C4E32">
        <w:fldChar w:fldCharType="begin" w:fldLock="1"/>
      </w:r>
      <w:r w:rsidR="00563ABB">
        <w:instrText>ADDIN CSL_CITATION { "citationItems" : [ { "id" : "ITEM-1",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"ITEM-1", "issue" : "5868", "issued" : { "date-parts" : [ [ "1982", "6", "24" ] ] }, "page" : "681-683", "title" : "Place navigation impaired in rats with hippocampal lesions", "type" : "article-journal", "volume" : "297" }, "uris" : [ "http://www.mendeley.com/documents/?uuid=77c83a1a-caf6-4b62-b153-dd33724d4cec" ] } ], "mendeley" : { "formattedCitation" : "(R. G. M. Morris, Garrud, Rawlins, &amp; O\u2019Keefe, 1982)", "plainTextFormattedCitation" : "(R. G. M. Morris, Garrud, Rawlins, &amp; O\u2019Keefe, 1982)", "previouslyFormattedCitation" : "(R. G. M. Morris, Garrud, Rawlins, &amp; O\u2019Keefe, 1982)" }, "properties" : { "noteIndex" : 8 }, "schema" : "https://github.com/citation-style-language/schema/raw/master/csl-citation.json" }</w:instrText>
      </w:r>
      <w:r w:rsidR="006C4E32">
        <w:fldChar w:fldCharType="separate"/>
      </w:r>
      <w:r w:rsidR="00563ABB" w:rsidRPr="00563ABB">
        <w:rPr>
          <w:noProof/>
        </w:rPr>
        <w:t>(R. G. M. Morris, Garrud, Rawlins, &amp; O’Keefe, 1982)</w:t>
      </w:r>
      <w:r w:rsidR="006C4E32">
        <w:fldChar w:fldCharType="end"/>
      </w:r>
      <w:r w:rsidR="006C4E32">
        <w:t xml:space="preserve">. However, more recent work in humans shows that this deficit in navigation may be exclusive to precise, high-resolution information as humans with hippocampal damage in a Virtual Morris Water Maze were able to navigate to the correct quadrant of the spatial area but were impaired in finding the precise location of the target </w:t>
      </w:r>
      <w:r w:rsidR="006C4E32">
        <w:fldChar w:fldCharType="begin" w:fldLock="1"/>
      </w:r>
      <w:r w:rsidR="006C4E32">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Kolarik, Baer, Shahlaie, Yonelinas, &amp; Ekstrom, 2017)", "plainTextFormattedCitation" : "(Kolarik et al., 2016; Kolarik, Baer, Shahlaie, Yonelinas, &amp; Ekstrom, 2017)", "previouslyFormattedCitation" : "(Kolarik et al., 2016; Kolarik, Baer, Shahlaie, Yonelinas, &amp; Ekstrom, 2017)" }, "properties" : { "noteIndex" : 8 }, "schema" : "https://github.com/citation-style-language/schema/raw/master/csl-citation.json" }</w:instrText>
      </w:r>
      <w:r w:rsidR="006C4E32">
        <w:fldChar w:fldCharType="separate"/>
      </w:r>
      <w:r w:rsidR="006C4E32" w:rsidRPr="006C4E32">
        <w:rPr>
          <w:noProof/>
        </w:rPr>
        <w:t>(Kolarik et al., 2016; Kolarik, Baer, Shahlaie, Yonelinas, &amp; Ekstrom, 2017)</w:t>
      </w:r>
      <w:r w:rsidR="006C4E32">
        <w:fldChar w:fldCharType="end"/>
      </w:r>
      <w:r w:rsidR="006C4E32">
        <w:t xml:space="preserve">. </w:t>
      </w:r>
      <w:r w:rsidR="008C3FB5">
        <w:t xml:space="preserve">The hippocampus’ role in spatial navigation has been compared extensively across species (especially rodents and humans), and the subject is still hotly debated </w:t>
      </w:r>
      <w:r w:rsidR="008C3FB5">
        <w:fldChar w:fldCharType="begin" w:fldLock="1"/>
      </w:r>
      <w:r w:rsidR="0016123B">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8 }, "schema" : "https://github.com/citation-style-language/schema/raw/master/csl-citation.json" }</w:instrText>
      </w:r>
      <w:r w:rsidR="008C3FB5">
        <w:fldChar w:fldCharType="separate"/>
      </w:r>
      <w:r w:rsidR="0016123B" w:rsidRPr="0016123B">
        <w:rPr>
          <w:noProof/>
        </w:rPr>
        <w:t>(Eichenbaum, 2017b)</w:t>
      </w:r>
      <w:r w:rsidR="008C3FB5">
        <w:fldChar w:fldCharType="end"/>
      </w:r>
      <w:r w:rsidR="008C3FB5">
        <w:t xml:space="preserve">. </w:t>
      </w:r>
      <w:r w:rsidR="00E757CE">
        <w:t>However, as stated in the previous paragraphs, hippocampal function is not exclusive to spatial processing and is critical for all domains of information. As such, this work (Chapter 3) examines exploration and navigation in a domain which has never been examined before in this context, the temporal domain. Temporal exploration (aka T</w:t>
      </w:r>
      <w:r w:rsidR="00F277DE">
        <w:t>ime Travel) may seem like a far</w:t>
      </w:r>
      <w:r w:rsidR="00E757CE">
        <w:t xml:space="preserve">fetched idea, but as many </w:t>
      </w:r>
      <w:r w:rsidR="00A94C8C">
        <w:t>other authors</w:t>
      </w:r>
      <w:r w:rsidR="00E757CE">
        <w:t xml:space="preserve"> all the way back to </w:t>
      </w:r>
      <w:r w:rsidR="00A94C8C">
        <w:fldChar w:fldCharType="begin" w:fldLock="1"/>
      </w:r>
      <w:r w:rsidR="00A94C8C">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8 }, "schema" : "https://github.com/citation-style-language/schema/raw/master/csl-citation.json" }</w:instrText>
      </w:r>
      <w:r w:rsidR="00A94C8C">
        <w:fldChar w:fldCharType="separate"/>
      </w:r>
      <w:r w:rsidR="00A94C8C" w:rsidRPr="00A94C8C">
        <w:rPr>
          <w:noProof/>
        </w:rPr>
        <w:t>Tulving, 2002a</w:t>
      </w:r>
      <w:r w:rsidR="00A94C8C">
        <w:fldChar w:fldCharType="end"/>
      </w:r>
      <w:r w:rsidR="00A94C8C">
        <w:t xml:space="preserve"> have said</w:t>
      </w:r>
      <w:r w:rsidR="00E757CE">
        <w:t xml:space="preserve">, memory is time travel (in that MTL neurons “jump back in time” in response to repeated stimulus; </w:t>
      </w:r>
      <w:r w:rsidR="00F277DE">
        <w:fldChar w:fldCharType="begin" w:fldLock="1"/>
      </w:r>
      <w:r w:rsidR="00F277DE">
        <w:instrText>ADDIN CSL_CITATION { "citationItems" : [ { "id" : "ITEM-1", "itemData" : { "DOI" : "10.1002/hipo.22018", "ISSN" : "1098-1063", "PMID" : "22488671", "abstract" : "Episodic memory, which depends critically on the integrity of the medial temporal lobe (MTL), has been described as \"mental time travel\" in which the rememberer \"jumps back in time.\" The neural mechanism underlying this ability remains elusive. Mathematical and computational models of performance in episodic memory tasks provide a specific hypothesis regarding the computation that supports such a jump back in time. The models suggest that a representation of temporal context, a representation that changes gradually over macroscopic periods of time, is the cue for episodic recall. According to these models, a jump back in time corresponds to a stimulus recovering a prior state of temporal context. In vivo single-neuron recordings were taken from the human MTL while epilepsy patients distinguished novel from repeated images in a continuous recognition memory task. The firing pattern of the ensemble of MTL neurons showed robust temporal autocorrelation over macroscopic periods of time during performance of the memory task. The gradually-changing part of the ensemble state was causally affected by the visual stimulus being presented. Critically, repetition of a stimulus caused the ensemble to elicit a pattern of activity that resembled the pattern of activity present before the initial presentation of the stimulus. These findings confirm a direct prediction of this class of temporal context models and may be a signature of the mechanism that underlies the experience of episodic memory as mental time travel.", "author" : [ { "dropping-particle" : "", "family" : "Howard", "given" : "Marc W", "non-dropping-particle" : "", "parse-names" : false, "suffix" : "" }, { "dropping-particle" : "V", "family" : "Viskontas", "given" : "Indre", "non-dropping-particle" : "", "parse-names" : false, "suffix" : "" }, { "dropping-particle" : "", "family" : "Shankar", "given" : "Karthik H", "non-dropping-particle" : "", "parse-names" : false, "suffix" : "" }, { "dropping-particle" : "", "family" : "Fried", "given" : "Itzhak", "non-dropping-particle" : "", "parse-names" : false, "suffix" : "" } ], "container-title" : "Hippocampus", "id" : "ITEM-1", "issue" : "9", "issued" : { "date-parts" : [ [ "2012", "9" ] ] }, "page" : "1833-47", "title" : "Ensembles of human MTL neurons \"jump back in time\" in response to a repeated stimulus.", "type" : "article-journal", "volume" : "22" }, "uris" : [ "http://www.mendeley.com/documents/?uuid=9aea0624-8a41-4926-8d0b-9e378cc48abb" ] } ], "mendeley" : { "formattedCitation" : "(Howard, Viskontas, Shankar, &amp; Fried, 2012)", "manualFormatting" : "Howard, Viskontas, Shankar, &amp; Fried, 2012", "plainTextFormattedCitation" : "(Howard, Viskontas, Shankar, &amp; Fried, 2012)", "previouslyFormattedCitation" : "(Howard, Viskontas, Shankar, &amp; Fried, 2012)" }, "properties" : { "noteIndex" : 8 }, "schema" : "https://github.com/citation-style-language/schema/raw/master/csl-citation.json" }</w:instrText>
      </w:r>
      <w:r w:rsidR="00F277DE">
        <w:fldChar w:fldCharType="separate"/>
      </w:r>
      <w:r w:rsidR="00F277DE" w:rsidRPr="00F277DE">
        <w:rPr>
          <w:noProof/>
        </w:rPr>
        <w:t>Howard, Viskontas, Shankar, &amp; Fried, 2012</w:t>
      </w:r>
      <w:r w:rsidR="00F277DE">
        <w:fldChar w:fldCharType="end"/>
      </w:r>
      <w:r w:rsidR="00E757CE">
        <w:t xml:space="preserve">). </w:t>
      </w:r>
    </w:p>
    <w:p w14:paraId="124C06A0" w14:textId="37AE454B" w:rsidR="008774A8" w:rsidRDefault="008774A8" w:rsidP="008600D6">
      <w:pPr>
        <w:pStyle w:val="Heading2"/>
      </w:pPr>
      <w:bookmarkStart w:id="6" w:name="_Toc497155996"/>
      <w:r>
        <w:t>Domains and Entities: Building Systematic Understanding of Reconstruction</w:t>
      </w:r>
      <w:bookmarkEnd w:id="6"/>
    </w:p>
    <w:p w14:paraId="444A50C7" w14:textId="26B2148F" w:rsidR="00EF7D5A" w:rsidRDefault="0055519E" w:rsidP="00EF7D5A">
      <w:r>
        <w:t xml:space="preserve">As the bulk of this work focuses on reconstruction (with navigation and sampling serving as the study component to reconstruction), it is critical that we form a more comprehensive understanding of the informational content which can be inferred (or not) from behavioral reconstruction data. Previous explorations of reconstruction have attempted this within working memory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9 }, "schema" : "https://github.com/citation-style-language/schema/raw/master/csl-citation.json" }</w:instrText>
      </w:r>
      <w:r>
        <w:fldChar w:fldCharType="separate"/>
      </w:r>
      <w:r w:rsidRPr="0055519E">
        <w:rPr>
          <w:noProof/>
        </w:rPr>
        <w:t>(Jeneson et al., 2010)</w:t>
      </w:r>
      <w:r>
        <w:fldChar w:fldCharType="end"/>
      </w:r>
      <w:r>
        <w:t xml:space="preserve"> and even relational memory </w:t>
      </w:r>
      <w:r>
        <w:fldChar w:fldCharType="begin" w:fldLock="1"/>
      </w:r>
      <w:r w:rsidR="00C93D34">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9 }, "schema" : "https://github.com/citation-style-language/schema/raw/master/csl-citation.json" }</w:instrText>
      </w:r>
      <w:r>
        <w:fldChar w:fldCharType="separate"/>
      </w:r>
      <w:r w:rsidR="00C93D34" w:rsidRPr="00C93D34">
        <w:rPr>
          <w:noProof/>
        </w:rPr>
        <w:t>(Watson et al., 2013)</w:t>
      </w:r>
      <w:r>
        <w:fldChar w:fldCharType="end"/>
      </w:r>
      <w:r>
        <w:t xml:space="preserve"> theoretical frameworks, but neither treated </w:t>
      </w:r>
      <w:r>
        <w:lastRenderedPageBreak/>
        <w:t xml:space="preserve">reconstruction analysis from the ground up with an attempt to make minimal assumptions in a principled way. </w:t>
      </w:r>
      <w:r w:rsidR="00EF7D5A">
        <w:t>In order to be more systematic about our effort to understand reconstruction, we should first break down our problem into its most fundamental components. This may, on some level, feel like a trite exercise, but if we can establish a confident understanding of the basic elements of reconstruction, this will make the process of deciding assumptions in order to stren</w:t>
      </w:r>
      <w:r w:rsidR="00885499">
        <w:t>gthen our infer</w:t>
      </w:r>
      <w:r w:rsidR="00EF7D5A">
        <w:t xml:space="preserve">ences less arduous. First, we can define reconstruction in its most basic as containing two main components, a </w:t>
      </w:r>
      <w:r w:rsidR="00EF7D5A" w:rsidRPr="0026239C">
        <w:rPr>
          <w:i/>
        </w:rPr>
        <w:t>domain</w:t>
      </w:r>
      <w:r w:rsidR="00EF7D5A">
        <w:t xml:space="preserve"> which can have a variety of properties which we will outline shortly, and </w:t>
      </w:r>
      <w:r w:rsidR="00EF7D5A" w:rsidRPr="0026239C">
        <w:rPr>
          <w:i/>
        </w:rPr>
        <w:t>entit</w:t>
      </w:r>
      <w:r w:rsidR="00885499" w:rsidRPr="0026239C">
        <w:rPr>
          <w:i/>
        </w:rPr>
        <w:t>i</w:t>
      </w:r>
      <w:r w:rsidR="00EF7D5A" w:rsidRPr="0026239C">
        <w:rPr>
          <w:i/>
        </w:rPr>
        <w:t>es</w:t>
      </w:r>
      <w:r w:rsidR="00EF7D5A">
        <w:t xml:space="preserve"> which are embedded in this domain.</w:t>
      </w:r>
      <w:r w:rsidR="00C93D34">
        <w:t xml:space="preserve"> It is interesting to see the similarities between this classification and the dorsal and ventral “where” and “what” pathways which converge in the hippocampal system </w:t>
      </w:r>
      <w:r w:rsidR="00C93D34">
        <w:fldChar w:fldCharType="begin" w:fldLock="1"/>
      </w:r>
      <w:r w:rsidR="00C93D34">
        <w:instrText>ADDIN CSL_CITATION { "citationItems" : [ { "id" : "ITEM-1", "itemData" : { "DOI" : "10.1002/cne.902640306", "ISSN" : "0021-9967", "author" : [ { "dropping-particle" : "", "family" : "Insausti", "given" : "R.", "non-dropping-particle" : "", "parse-names" : false, "suffix" : "" }, { "dropping-particle" : "", "family" : "Amaral", "given" : "D. G.", "non-dropping-particle" : "", "parse-names" : false, "suffix" : "" }, { "dropping-particle" : "", "family" : "Cowan", "given" : "W. M.", "non-dropping-particle" : "", "parse-names" : false, "suffix" : "" } ], "container-title" : "The Journal of Comparative Neurology", "id" : "ITEM-1", "issue" : "3", "issued" : { "date-parts" : [ [ "1987", "10", "15" ] ] }, "page" : "356-395", "title" : "The entorhinal cortex of the monkey: II. Cortical afferents", "type" : "article-journal", "volume" : "264" }, "uris" : [ "http://www.mendeley.com/documents/?uuid=63656094-c0ac-4c79-82a8-ecb84d259695" ] }, { "id" : "ITEM-2", "itemData" : { "ISSN" : "0036-8075", "PMID" : "1896849", "abstract" : "Studies of human amnesia and studies of an animal model of human amnesia in the monkey have identified the anatomical components of the brain system for memory in the medial temporal lobe and have illuminated its function. This neural system consists of the hippocampus and adjacent, anatomically related cortex, including entorhinal, perirhinal, and parahippocampal cortices. These structures, presumably by virtue of their widespread and reciprocal connections with neocortex, are essential for establishing long-term memory for facts and events (declarative memory). The medial temporal lobe memory system is needed to bind together the distributed storage sites in neocortex that represent a whole memory. However, the role of this system is only temporary. As time passes after learning, memory stored in neocortex gradually becomes independent of medial temporal lobe structures.", "author" : [ { "dropping-particle" : "", "family" : "Squire", "given" : "L R", "non-dropping-particle" : "", "parse-names" : false, "suffix" : "" }, { "dropping-particle" : "", "family" : "Zola-Morgan", "given" : "S", "non-dropping-particle" : "", "parse-names" : false, "suffix" : "" } ], "container-title" : "Science (New York, N.Y.)", "id" : "ITEM-2", "issue" : "5026", "issued" : { "date-parts" : [ [ "1991", "9", "20" ] ] }, "page" : "1380-6", "title" : "The medial temporal lobe memory system.", "type" : "article-journal", "volume" : "253" }, "uris" : [ "http://www.mendeley.com/documents/?uuid=16ee9c2b-2698-4bfc-8353-0b151d9f5fdf" ] }, { "id" : "ITEM-3", "itemData" : { "ISSN" : "0036-8075", "PMID" : "109926", "abstract" : "The subicular cortices of the primate hippocampal formation form a physical and connectional link between the cortex of the temporal lobe and the hippocampus. Their direct connections with all classes of cortex in the temporal lobe except primary sensory cortex underscore the pivotal role of these areas in the potential interplay between the hippocampal formation and the association cortices.", "author" : [ { "dropping-particle" : "", "family" : "Hoesen", "given" : "G W", "non-dropping-particle" : "Van", "parse-names" : false, "suffix" : "" }, { "dropping-particle" : "", "family" : "Rosene", "given" : "D L", "non-dropping-particle" : "", "parse-names" : false, "suffix" : "" }, { "dropping-particle" : "", "family" : "Mesulam", "given" : "M M", "non-dropping-particle" : "", "parse-names" : false, "suffix" : "" } ], "container-title" : "Science (New York, N.Y.)", "id" : "ITEM-3", "issue" : "4406", "issued" : { "date-parts" : [ [ "1979", "8", "10" ] ] }, "page" : "608-10", "title" : "Subicular input from temporal cortex in the rhesus monkey.", "type" : "article-journal", "volume" : "205" }, "uris" : [ "http://www.mendeley.com/documents/?uuid=b516646a-4bc2-45d4-84f6-89865c63fef5" ] } ], "mendeley" : { "formattedCitation" : "(Insausti, Amaral, &amp; Cowan, 1987; Squire &amp; Zola-Morgan, 1991; Van Hoesen, Rosene, &amp; Mesulam, 1979)", "plainTextFormattedCitation" : "(Insausti, Amaral, &amp; Cowan, 1987; Squire &amp; Zola-Morgan, 1991; Van Hoesen, Rosene, &amp; Mesulam, 1979)", "previouslyFormattedCitation" : "(Insausti, Amaral, &amp; Cowan, 1987; Squire &amp; Zola-Morgan, 1991; Van Hoesen, Rosene, &amp; Mesulam, 1979)" }, "properties" : { "noteIndex" : 9 }, "schema" : "https://github.com/citation-style-language/schema/raw/master/csl-citation.json" }</w:instrText>
      </w:r>
      <w:r w:rsidR="00C93D34">
        <w:fldChar w:fldCharType="separate"/>
      </w:r>
      <w:r w:rsidR="00C93D34" w:rsidRPr="00C93D34">
        <w:rPr>
          <w:noProof/>
        </w:rPr>
        <w:t>(Insausti, Amaral, &amp; Cowan, 1987; Squire &amp; Zola-Morgan, 1991; Van Hoesen, Rosene, &amp; Mesulam, 1979)</w:t>
      </w:r>
      <w:r w:rsidR="00C93D34">
        <w:fldChar w:fldCharType="end"/>
      </w:r>
      <w:r w:rsidR="00C93D34">
        <w:t>.</w:t>
      </w:r>
      <w:r w:rsidR="00EF7D5A">
        <w:t xml:space="preserve"> It is, of course, possible and entirely inevitable that multiple types of domains and entit</w:t>
      </w:r>
      <w:r w:rsidR="00885499">
        <w:t>i</w:t>
      </w:r>
      <w:r w:rsidR="00EF7D5A">
        <w:t xml:space="preserve">es will interact, but for the sake of our understanding of the </w:t>
      </w:r>
      <w:r w:rsidR="00075F11">
        <w:t>memory</w:t>
      </w:r>
      <w:r w:rsidR="00EF7D5A">
        <w:t xml:space="preserve"> representations which are involved in reconstruction, it is helpful to restrict our focus to instances in which only one domain and one type of entity is present</w:t>
      </w:r>
      <w:r w:rsidR="0026239C">
        <w:t xml:space="preserve">, at </w:t>
      </w:r>
      <w:r w:rsidR="00075F11">
        <w:t>least when developing our methodological and theoretical framework</w:t>
      </w:r>
      <w:r w:rsidR="00EF7D5A">
        <w:t>.</w:t>
      </w:r>
    </w:p>
    <w:p w14:paraId="7209B097" w14:textId="77777777" w:rsidR="0026239C" w:rsidRDefault="0026239C" w:rsidP="00EF7D5A">
      <w:r>
        <w:rPr>
          <w:noProof/>
        </w:rPr>
        <mc:AlternateContent>
          <mc:Choice Requires="wps">
            <w:drawing>
              <wp:anchor distT="45720" distB="45720" distL="114300" distR="114300" simplePos="0" relativeHeight="251663360" behindDoc="0" locked="0" layoutInCell="1" allowOverlap="1" wp14:anchorId="3C9A86B9" wp14:editId="0F2F3596">
                <wp:simplePos x="0" y="0"/>
                <wp:positionH relativeFrom="margin">
                  <wp:posOffset>161925</wp:posOffset>
                </wp:positionH>
                <wp:positionV relativeFrom="paragraph">
                  <wp:posOffset>2933700</wp:posOffset>
                </wp:positionV>
                <wp:extent cx="5581650" cy="457200"/>
                <wp:effectExtent l="0" t="0" r="1905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57200"/>
                        </a:xfrm>
                        <a:prstGeom prst="rect">
                          <a:avLst/>
                        </a:prstGeom>
                        <a:solidFill>
                          <a:srgbClr val="FFFFFF"/>
                        </a:solidFill>
                        <a:ln w="9525">
                          <a:solidFill>
                            <a:srgbClr val="000000"/>
                          </a:solidFill>
                          <a:miter lim="800000"/>
                          <a:headEnd/>
                          <a:tailEnd/>
                        </a:ln>
                      </wps:spPr>
                      <wps:txbx>
                        <w:txbxContent>
                          <w:p w14:paraId="6995750F" w14:textId="77777777" w:rsidR="00BD3B29" w:rsidRDefault="00BD3B29" w:rsidP="0026239C">
                            <w:r>
                              <w:t>The Beckman Institute; an example of a 3D spatial domain populated by numerous entities which occupy specific points in space and have various identities.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A86B9" id="_x0000_t202" coordsize="21600,21600" o:spt="202" path="m,l,21600r21600,l21600,xe">
                <v:stroke joinstyle="miter"/>
                <v:path gradientshapeok="t" o:connecttype="rect"/>
              </v:shapetype>
              <v:shape id="_x0000_s1026" type="#_x0000_t202" style="position:absolute;margin-left:12.75pt;margin-top:231pt;width:439.5pt;height:3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">
                <v:textbox>
                  <w:txbxContent>
                    <w:p w14:paraId="6995750F" w14:textId="77777777" w:rsidR="00BD3B29" w:rsidRDefault="00BD3B29" w:rsidP="0026239C">
                      <w:r>
                        <w:t>The Beckman Institute; an example of a 3D spatial domain populated by numerous entities which occupy specific points in space and have various identities.</w:t>
                      </w:r>
                    </w:p>
                  </w:txbxContent>
                </v:textbox>
                <w10:wrap type="square" anchorx="margin"/>
              </v:shape>
            </w:pict>
          </mc:Fallback>
        </mc:AlternateContent>
      </w:r>
      <w:r w:rsidRPr="0026239C">
        <w:rPr>
          <w:noProof/>
        </w:rPr>
        <w:drawing>
          <wp:inline distT="0" distB="0" distL="0" distR="0" wp14:anchorId="21276ED2" wp14:editId="00D33207">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2740"/>
                    </a:xfrm>
                    <a:prstGeom prst="rect">
                      <a:avLst/>
                    </a:prstGeom>
                  </pic:spPr>
                </pic:pic>
              </a:graphicData>
            </a:graphic>
          </wp:inline>
        </w:drawing>
      </w:r>
    </w:p>
    <w:p w14:paraId="7A09B593" w14:textId="1A41A08F" w:rsidR="008774A8" w:rsidRDefault="008774A8" w:rsidP="008774A8">
      <w:pPr>
        <w:pStyle w:val="Heading4"/>
      </w:pPr>
      <w:bookmarkStart w:id="7" w:name="_Toc497155997"/>
      <w:r>
        <w:t>Properties of Domains</w:t>
      </w:r>
      <w:bookmarkEnd w:id="7"/>
    </w:p>
    <w:p w14:paraId="78C889F0" w14:textId="0F6CA6DE" w:rsidR="00EF7D5A" w:rsidRDefault="00EF7D5A" w:rsidP="00EF7D5A">
      <w:r>
        <w:t xml:space="preserve">At this point, it is useful to </w:t>
      </w:r>
      <w:r w:rsidR="00915776">
        <w:t>illustrate</w:t>
      </w:r>
      <w:r>
        <w:t xml:space="preserve"> a specific example to which we can link the abstract terms defined in the previous paragraph to clarify their meaning. Imagine a 2D </w:t>
      </w:r>
      <w:r w:rsidR="006020C4">
        <w:t xml:space="preserve">spatial </w:t>
      </w:r>
      <w:r>
        <w:t xml:space="preserve">domain on a computer screen or table. </w:t>
      </w:r>
      <w:r w:rsidR="006020C4">
        <w:t xml:space="preserve">Within this spatial domain exists items, i.e. discrete entities which have a precisely defined location on the table and locations relative to one-another. If we consider the number of restrictions we have already made, we can begin to understand how difficult the problem of a systematic breakdown of reconstruction is. First, the reader may have </w:t>
      </w:r>
      <w:r w:rsidR="00885499">
        <w:t>implicitly</w:t>
      </w:r>
      <w:r w:rsidR="006020C4">
        <w:t xml:space="preserve"> assumed (likely, rightfully so</w:t>
      </w:r>
      <w:r w:rsidR="00077DB8">
        <w:t xml:space="preserve"> due to my examples</w:t>
      </w:r>
      <w:r w:rsidR="006020C4">
        <w:t xml:space="preserve">) that the 2D space in question is finite. However, this was never explicitly stated. An infinite space opens up a variety of new problems of scale and </w:t>
      </w:r>
      <w:r w:rsidR="00077DB8">
        <w:t>geometry</w:t>
      </w:r>
      <w:r w:rsidR="006020C4">
        <w:t xml:space="preserve"> which we may or may not want to address. For example, is this space a toroidal ring like we see in video games such as the classic, Asteroids</w:t>
      </w:r>
      <w:r w:rsidR="002D5C66">
        <w:t xml:space="preserve"> </w:t>
      </w:r>
      <w:r w:rsidR="002D5C66">
        <w:fldChar w:fldCharType="begin" w:fldLock="1"/>
      </w:r>
      <w:r w:rsidR="002D5C66">
        <w:instrText>ADDIN CSL_CITATION { "citationItems" : [ { "id" : "ITEM-1", "itemData" : { "abstract" : "Space is understood best through movement, and complexspaces require not only movement but navigation. The theoriza-tion of navigable space requires a conceptual representation of space which is adaptable to the great malleability of video gamespaces, a malleability which allows for designs which combinespaces with differing dimensionality and even involve non-Eu-clidean con\ufb01gurations with contingent connectivity. This es-say attempts to describe the structural elements of video gamespace and to de\ufb01ne them in such a way so as to make them ap-plicable to all video game spaces, including potential ones stillundiscovered, and to provide analytical tools for their comparisonand examination. Along with the consideration of space, therewill be a brief discussion of navigational logic, which arises fromdetectable regularities in a spatial structure that allow players tounderstand and form expectations regarding a game\u2019s spaces", "author" : [ { "dropping-particle" : "", "family" : "Wolf", "given" : "Mark J P", "non-dropping-particle" : "", "parse-names" : false, "suffix" : "" } ], "container-title" : "Logic and Structure of the Computer Game", "id" : "ITEM-1", "issued" : { "date-parts" : [ [ "2010" ] ] }, "page" : "36-62", "title" : "Theorizing Navigable Space in Video Games", "type" : "article-journal" }, "uris" : [ "http://www.mendeley.com/documents/?uuid=35323ee4-0c6e-4f94-a9b6-651a2db65017" ] } ], "mendeley" : { "formattedCitation" : "(Wolf, 2010)", "plainTextFormattedCitation" : "(Wolf, 2010)", "previouslyFormattedCitation" : "(Wolf, 2010)" }, "properties" : { "noteIndex" : 10 }, "schema" : "https://github.com/citation-style-language/schema/raw/master/csl-citation.json" }</w:instrText>
      </w:r>
      <w:r w:rsidR="002D5C66">
        <w:fldChar w:fldCharType="separate"/>
      </w:r>
      <w:r w:rsidR="002D5C66" w:rsidRPr="002D5C66">
        <w:rPr>
          <w:noProof/>
        </w:rPr>
        <w:t>(Wolf, 2010)</w:t>
      </w:r>
      <w:r w:rsidR="002D5C66">
        <w:fldChar w:fldCharType="end"/>
      </w:r>
      <w:r w:rsidR="006020C4">
        <w:t>? Is it a 2D space wrapped on a sphere like we experience on maps from day-to-day</w:t>
      </w:r>
      <w:r w:rsidR="00077DB8">
        <w:t xml:space="preserve"> (i.e. the earth</w:t>
      </w:r>
      <w:r w:rsidR="002D5C66">
        <w:t xml:space="preserve">; </w:t>
      </w:r>
      <w:r w:rsidR="002D5C66">
        <w:lastRenderedPageBreak/>
        <w:fldChar w:fldCharType="begin" w:fldLock="1"/>
      </w:r>
      <w:r w:rsidR="002D5C66">
        <w:instrText>ADDIN CSL_CITATION { "citationItems" : [ { "id" : "ITEM-1", "itemData" : { "DOI" : "10.2307/1774978", "ISBN" : "9998605067", "ISSN" : "00941689", "PMID" : "10018", "abstract" : "After decades of using only one map projection, the Polyconic, for its mapping program, the U.S. Geological Survey (USGS) now uses several of the more common projections for its published maps. For larger scale maps, including topographic quadrangles and the State Base Map Series, conformal projections such as the Transverse Mercator and the Lambert Conformal Conic are used. Equal-area and equidistant projections appear in the National Atlas. Other projections, such as the Miller Cylindrical and the Van der Grinten, are chosen occasionally for convenience, sometimes making use of existing base maps prepared by others. Some projections treat the Earth only as a sphere, others as either ellipsoid or sphere. The USGS has also conceived and designed several new projections, including the Space Oblique Mercator, the first map projection designed to permit mapping of the Earth continuously from a satellite with low distortion. The mapping of extraterrestrial bodies has resulted in the use of standard projections in completely new settings. Several other projections which have not been used by the USGS are frequently of interest to the cartographic public. With increased computerization, it is important to realize that rectangular coordinates for all these projections may be mathematically calculated with formulas which would have seemed too complicated in the past, but which now may be programmed routinely, especially if aided by numerical examples. A discussion of appearance, usage, and history is given together with both forward and inverse equations for each projection involved.", "author" : [ { "dropping-particle" : "", "family" : "Snyder", "given" : "John P.", "non-dropping-particle" : "", "parse-names" : false, "suffix" : "" } ], "container-title" : "U.S. Geological Survey Professional Paper 1395", "id" : "ITEM-1", "issued" : { "date-parts" : [ [ "1987", "12" ] ] }, "number-of-pages" : "383", "title" : "Map Projections: A Working Manual", "type" : "book" }, "uris" : [ "http://www.mendeley.com/documents/?uuid=d49a12fa-e529-49b1-a7ec-8602ecf57434" ] } ], "mendeley" : { "formattedCitation" : "(Snyder, 1987)", "manualFormatting" : "Snyder, 1987", "plainTextFormattedCitation" : "(Snyder, 1987)", "previouslyFormattedCitation" : "(Snyder, 1987)" }, "properties" : { "noteIndex" : 10 }, "schema" : "https://github.com/citation-style-language/schema/raw/master/csl-citation.json" }</w:instrText>
      </w:r>
      <w:r w:rsidR="002D5C66">
        <w:fldChar w:fldCharType="separate"/>
      </w:r>
      <w:r w:rsidR="002D5C66" w:rsidRPr="002D5C66">
        <w:rPr>
          <w:noProof/>
        </w:rPr>
        <w:t>Snyder, 1987</w:t>
      </w:r>
      <w:r w:rsidR="002D5C66">
        <w:fldChar w:fldCharType="end"/>
      </w:r>
      <w:r w:rsidR="00077DB8">
        <w:t>)</w:t>
      </w:r>
      <w:r w:rsidR="006020C4">
        <w:t xml:space="preserve">? Similarly, although I have explicitly defined the number of dimensions, I was not clear on the topology </w:t>
      </w:r>
      <w:r w:rsidR="00077DB8">
        <w:t xml:space="preserve">and geometry </w:t>
      </w:r>
      <w:r w:rsidR="006020C4">
        <w:t>of these dimensions. Is this a Euclidean space? A hyperbolic space (a la a Penrose diagram in theoretical physics</w:t>
      </w:r>
      <w:r w:rsidR="002D5C66">
        <w:t xml:space="preserve">; </w:t>
      </w:r>
      <w:r w:rsidR="002D5C66">
        <w:fldChar w:fldCharType="begin" w:fldLock="1"/>
      </w:r>
      <w:r w:rsidR="002D5C66">
        <w:instrText>ADDIN CSL_CITATION { "citationItems" : [ { "id" : "ITEM-1", "itemData" : { "DOI" : "10.1017/CBO9780511524646", "ISBN" : "0521099064", "abstract" : "Einstein's General Theory of Relativity leads to two remarkable predictions: first, that the ultimate destiny of many massive stars is to undergo gravitational collapse and to disappear from view, leaving behind a 'black hole' in space; and secondly, that there will exist singularities in space-time itself. These singularities are places where space-time begins or ends, and the presently known laws of physics break down. They will occur inside black holes, and in the past are what might be construed as the beginning of the universe. To show how these predictions arise, the authors discuss the General Theory of Relativity in the large. Starting with a precise formulation of the theory and an account of the necessary background of differential geometry, the significance of space-time curvature is discussed and the global properties of a number of exact solutions of Einstein's field equations are examined. The theory of the causal structure of a general space-time is developed, and is used to study black holes and to prove a number of theorems establishing the inevitability of singualarities under certain conditions. These conditions are shown to be satisfied in the vicinity of stars of more than twice the solar mass near the endpoint of their nuclear evolution, and in a time-reversed sense for the universe as a whole. In the first case, the singularity in our past. A discussion of the Cauchy problem for General Relativity is also included in the book.", "author" : [ { "dropping-particle" : "", "family" : "Hawking", "given" : "S W", "non-dropping-particle" : "", "parse-names" : false, "suffix" : "" }, { "dropping-particle" : "", "family" : "Ellis", "given" : "G F R", "non-dropping-particle" : "", "parse-names" : false, "suffix" : "" } ], "container-title" : "Book", "id" : "ITEM-1", "issued" : { "date-parts" : [ [ "1973" ] ] }, "page" : "xi, 391 p.", "title" : "The large scale structure of space-time", "type" : "article" }, "uris" : [ "http://www.mendeley.com/documents/?uuid=8d09890a-1c06-4046-aa29-3c11cd16a70e" ] } ], "mendeley" : { "formattedCitation" : "(Hawking &amp; Ellis, 1973)", "manualFormatting" : "Hawking &amp; Ellis, 1973", "plainTextFormattedCitation" : "(Hawking &amp; Ellis, 1973)", "previouslyFormattedCitation" : "(Hawking &amp; Ellis, 1973)" }, "properties" : { "noteIndex" : 10 }, "schema" : "https://github.com/citation-style-language/schema/raw/master/csl-citation.json" }</w:instrText>
      </w:r>
      <w:r w:rsidR="002D5C66">
        <w:fldChar w:fldCharType="separate"/>
      </w:r>
      <w:r w:rsidR="002D5C66" w:rsidRPr="002D5C66">
        <w:rPr>
          <w:noProof/>
        </w:rPr>
        <w:t>Hawking &amp; Ellis, 1973</w:t>
      </w:r>
      <w:r w:rsidR="002D5C66">
        <w:fldChar w:fldCharType="end"/>
      </w:r>
      <w:r w:rsidR="006020C4">
        <w:t>) where distance becomes asymptotically large as I approach the boundaries? Or something more exotic</w:t>
      </w:r>
      <w:r w:rsidR="002D5C66">
        <w:t xml:space="preserve"> </w:t>
      </w:r>
      <w:r w:rsidR="002D5C66">
        <w:fldChar w:fldCharType="begin" w:fldLock="1"/>
      </w:r>
      <w:r w:rsidR="002D5C66">
        <w:instrText>ADDIN CSL_CITATION { "citationItems" : [ { "id" : "ITEM-1", "itemData" : { "ISBN" : "0883855224", "abstract" : "Sixth edition. The MAA is delighted to be the publisher of the sixth edition of this book, updated with a new section 15.9 on the author's useful concept of inversive distance. Throughout most of this book, non-Euclidean geometries in spaces of two or three dimensions are treated as specializations of real projective geometry in terms of a simple set of axioms concerning points, lines, planes, incidence, order and continuity, with no mention of the measurement of distances or angles. This synthetic development is followed by the introduction of homogeneous coordinates, beginning with Von Staudt's idea of regarding points as entities that can be added or multiplied. Transformations that preserve incidence are called colineations. They lead in a natural way to elliptic isometries or \"congruent transformations\". Following a recommendation by Bertrand Russell, continuity is described in terms of order. Elliptic and hyperbolic geometries are derived from real projective geometry by specializing an elliptic or hyperbolic polarity which transforms points into lines (in two dimensions) or planes (in three dimensions) and vice versa. This treatment can be enjoyed by anyone who is familiar with algebra up to the elements of group theory. - Publisher.", "author" : [ { "dropping-particle" : "", "family" : "Coxeter", "given" : "H. S. M. (Harold Scott Macdonald)", "non-dropping-particle" : "", "parse-names" : false, "suffix" : "" } ], "id" : "ITEM-1", "issued" : { "date-parts" : [ [ "2008" ] ] }, "page" : "336", "title" : "Non-Euclidean geometry", "type" : "article-journal" }, "uris" : [ "http://www.mendeley.com/documents/?uuid=6429aa3e-c4aa-4fab-b12d-663d2434a3fb" ] } ], "mendeley" : { "formattedCitation" : "(Coxeter, 2008)", "plainTextFormattedCitation" : "(Coxeter, 2008)", "previouslyFormattedCitation" : "(Coxeter, 2008)" }, "properties" : { "noteIndex" : 10 }, "schema" : "https://github.com/citation-style-language/schema/raw/master/csl-citation.json" }</w:instrText>
      </w:r>
      <w:r w:rsidR="002D5C66">
        <w:fldChar w:fldCharType="separate"/>
      </w:r>
      <w:r w:rsidR="002D5C66" w:rsidRPr="002D5C66">
        <w:rPr>
          <w:noProof/>
        </w:rPr>
        <w:t>(Coxeter, 2008)</w:t>
      </w:r>
      <w:r w:rsidR="002D5C66">
        <w:fldChar w:fldCharType="end"/>
      </w:r>
      <w:r w:rsidR="006020C4">
        <w:t xml:space="preserve">? </w:t>
      </w:r>
    </w:p>
    <w:p w14:paraId="4060AA68" w14:textId="77777777" w:rsidR="00C02775" w:rsidRDefault="0002455A" w:rsidP="00EF7D5A">
      <w:r>
        <w:rPr>
          <w:noProof/>
        </w:rPr>
        <mc:AlternateContent>
          <mc:Choice Requires="wps">
            <w:drawing>
              <wp:anchor distT="45720" distB="45720" distL="114300" distR="114300" simplePos="0" relativeHeight="251659264" behindDoc="0" locked="0" layoutInCell="1" allowOverlap="1" wp14:anchorId="4132F1D0" wp14:editId="5A73860A">
                <wp:simplePos x="0" y="0"/>
                <wp:positionH relativeFrom="margin">
                  <wp:posOffset>0</wp:posOffset>
                </wp:positionH>
                <wp:positionV relativeFrom="paragraph">
                  <wp:posOffset>1885950</wp:posOffset>
                </wp:positionV>
                <wp:extent cx="558165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038225"/>
                        </a:xfrm>
                        <a:prstGeom prst="rect">
                          <a:avLst/>
                        </a:prstGeom>
                        <a:solidFill>
                          <a:srgbClr val="FFFFFF"/>
                        </a:solidFill>
                        <a:ln w="9525">
                          <a:solidFill>
                            <a:srgbClr val="000000"/>
                          </a:solidFill>
                          <a:miter lim="800000"/>
                          <a:headEnd/>
                          <a:tailEnd/>
                        </a:ln>
                      </wps:spPr>
                      <wps:txbx>
                        <w:txbxContent>
                          <w:p w14:paraId="1559C483" w14:textId="77777777" w:rsidR="00BD3B29" w:rsidRDefault="00BD3B29">
                            <w:r>
                              <w:t xml:space="preserve">Examples of spaces with different geometries. Euclidean, toroidal, and hyperbolic. From </w:t>
                            </w:r>
                            <w:hyperlink r:id="rId9" w:history="1">
                              <w:r w:rsidRPr="008F5E12">
                                <w:rPr>
                                  <w:rStyle w:val="Hyperlink"/>
                                </w:rPr>
                                <w:t>http://blog.andreahawksley.com/170517301/</w:t>
                              </w:r>
                            </w:hyperlink>
                            <w:r>
                              <w:t xml:space="preserve"> originally and latest from </w:t>
                            </w:r>
                            <w:hyperlink r:id="rId10" w:history="1">
                              <w:r w:rsidRPr="008F5E12">
                                <w:rPr>
                                  <w:rStyle w:val="Hyperlink"/>
                                </w:rPr>
                                <w:t>https://en.wikipedia.org/wiki/File:Torus_from_rectangle.gif</w:t>
                              </w:r>
                            </w:hyperlink>
                            <w:r>
                              <w:t xml:space="preserve"> and </w:t>
                            </w:r>
                            <w:hyperlink r:id="rId11" w:history="1">
                              <w:r w:rsidRPr="008F5E12">
                                <w:rPr>
                                  <w:rStyle w:val="Hyperlink"/>
                                </w:rPr>
                                <w:t>https://en.wikipedia.org/wiki/File:H2chess_246a.png</w:t>
                              </w:r>
                            </w:hyperlink>
                            <w:r>
                              <w:t xml:space="preserve"> . Also see </w:t>
                            </w:r>
                            <w:hyperlink r:id="rId12" w:history="1">
                              <w:r w:rsidRPr="008F5E12">
                                <w:rPr>
                                  <w:rStyle w:val="Hyperlink"/>
                                </w:rPr>
                                <w:t>https://upload.wikimedia.org/wikipedia/commons/c/cb/Hyperbolic_domains_3222.png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2F1D0" id="_x0000_s1027" type="#_x0000_t202" style="position:absolute;margin-left:0;margin-top:148.5pt;width:439.5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">
                <v:textbox>
                  <w:txbxContent>
                    <w:p w14:paraId="1559C483" w14:textId="77777777" w:rsidR="00BD3B29" w:rsidRDefault="00BD3B29">
                      <w:r>
                        <w:t xml:space="preserve">Examples of spaces with different geometries. Euclidean, toroidal, and hyperbolic. From </w:t>
                      </w:r>
                      <w:hyperlink r:id="rId13" w:history="1">
                        <w:r w:rsidRPr="008F5E12">
                          <w:rPr>
                            <w:rStyle w:val="Hyperlink"/>
                          </w:rPr>
                          <w:t>http://blog.andreahawksley.com/170517301/</w:t>
                        </w:r>
                      </w:hyperlink>
                      <w:r>
                        <w:t xml:space="preserve"> originally and latest from </w:t>
                      </w:r>
                      <w:hyperlink r:id="rId14" w:history="1">
                        <w:r w:rsidRPr="008F5E12">
                          <w:rPr>
                            <w:rStyle w:val="Hyperlink"/>
                          </w:rPr>
                          <w:t>https://en.wikipedia.org/wiki/File:Torus_from_rectangle.gif</w:t>
                        </w:r>
                      </w:hyperlink>
                      <w:r>
                        <w:t xml:space="preserve"> and </w:t>
                      </w:r>
                      <w:hyperlink r:id="rId15" w:history="1">
                        <w:r w:rsidRPr="008F5E12">
                          <w:rPr>
                            <w:rStyle w:val="Hyperlink"/>
                          </w:rPr>
                          <w:t>https://en.wikipedia.org/wiki/File:H2chess_246a.png</w:t>
                        </w:r>
                      </w:hyperlink>
                      <w:r>
                        <w:t xml:space="preserve"> . Also see </w:t>
                      </w:r>
                      <w:hyperlink r:id="rId16" w:history="1">
                        <w:r w:rsidRPr="008F5E12">
                          <w:rPr>
                            <w:rStyle w:val="Hyperlink"/>
                          </w:rPr>
                          <w:t>https://upload.wikimedia.org/wikipedia/commons/c/cb/Hyperbolic_domains_3222.png</w:t>
                        </w:r>
                      </w:hyperlink>
                      <w:r>
                        <w:t xml:space="preserve"> .</w:t>
                      </w:r>
                    </w:p>
                  </w:txbxContent>
                </v:textbox>
                <w10:wrap type="square" anchorx="margin"/>
              </v:shape>
            </w:pict>
          </mc:Fallback>
        </mc:AlternateContent>
      </w:r>
      <w:r w:rsidR="00DF6251">
        <w:rPr>
          <w:noProof/>
        </w:rPr>
        <w:drawing>
          <wp:inline distT="0" distB="0" distL="0" distR="0" wp14:anchorId="1CEA0BE5" wp14:editId="59D716FF">
            <wp:extent cx="1828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2B9A276E" wp14:editId="53E764ED">
            <wp:extent cx="18288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Untitled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r w:rsidR="00A00367" w:rsidRPr="00A00367">
        <w:t xml:space="preserve"> </w:t>
      </w:r>
      <w:r w:rsidR="00DF6251">
        <w:rPr>
          <w:noProof/>
        </w:rPr>
        <w:drawing>
          <wp:inline distT="0" distB="0" distL="0" distR="0" wp14:anchorId="6F17BA40" wp14:editId="7C512780">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H2chess_246a.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inline>
        </w:drawing>
      </w:r>
    </w:p>
    <w:p w14:paraId="5E085519" w14:textId="77777777" w:rsidR="008774A8" w:rsidRDefault="008774A8" w:rsidP="00EF7D5A"/>
    <w:p w14:paraId="5776391D" w14:textId="4C9AEC77" w:rsidR="0002455A" w:rsidRDefault="008774A8" w:rsidP="00EF7D5A">
      <w:bookmarkStart w:id="8" w:name="_Toc497155998"/>
      <w:r>
        <w:rPr>
          <w:rStyle w:val="Heading4Char"/>
        </w:rPr>
        <w:t xml:space="preserve">Properties of </w:t>
      </w:r>
      <w:r w:rsidRPr="008774A8">
        <w:rPr>
          <w:rStyle w:val="Heading4Char"/>
        </w:rPr>
        <w:t>Entities</w:t>
      </w:r>
      <w:bookmarkEnd w:id="8"/>
      <w:r w:rsidRPr="008774A8">
        <w:rPr>
          <w:rStyle w:val="Heading4Char"/>
        </w:rPr>
        <w:br/>
      </w:r>
      <w:r w:rsidR="00C02775">
        <w:t xml:space="preserve">Now what of the entities? They have already been restricted to have a precisely defined location, so entities which occupy multiple locations simultaneously have been eliminated. However, do the entities have identities or are they anonymous? Are they equally likely to be positioned in the center of the space or near the boundaries? Can they be positioned in precisely the same location? Many of these questions are simply assumed to be answered a particular way when the experiment could have just as easily been designed </w:t>
      </w:r>
      <w:r w:rsidR="00375495">
        <w:t>another way</w:t>
      </w:r>
      <w:r w:rsidR="00C02775">
        <w:t>. These systematic assumptions that both experimenter and participant make may seem unimportant as, if both parties make the same assumptions, it should not confound the results. However, what of participants which are unable to remember some information due to an impairment like hippocampal damage? Perhaps, without the ability to precisely remember information about the locations of the entities, patients with hippocampal damage will fall back to these core assumptions and perform the task via heuristic.</w:t>
      </w:r>
      <w:r w:rsidR="00687FE2">
        <w:t xml:space="preserve"> </w:t>
      </w:r>
      <w:r w:rsidR="00375495">
        <w:t xml:space="preserve">There is mounting evidence that hippocampal damage impairs precision in spatial memory </w:t>
      </w:r>
      <w:r w:rsidR="00375495">
        <w:fldChar w:fldCharType="begin" w:fldLock="1"/>
      </w:r>
      <w:r w:rsidR="005F0DD8">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2013a)", "plainTextFormattedCitation" : "(Kolarik et al., 2016, 2017; Yonelinas, 2013a)", "previouslyFormattedCitation" : "(Kolarik et al., 2016, 2017; Yonelinas, 2013a)" }, "properties" : { "noteIndex" : 3 }, "schema" : "https://github.com/citation-style-language/schema/raw/master/csl-citation.json" }</w:instrText>
      </w:r>
      <w:r w:rsidR="00375495">
        <w:fldChar w:fldCharType="separate"/>
      </w:r>
      <w:r w:rsidR="005F0DD8" w:rsidRPr="005F0DD8">
        <w:rPr>
          <w:noProof/>
        </w:rPr>
        <w:t>(Kolarik et al., 2016, 2017; Yonelinas, 2013a)</w:t>
      </w:r>
      <w:r w:rsidR="00375495">
        <w:fldChar w:fldCharType="end"/>
      </w:r>
      <w:r w:rsidR="00375495">
        <w:t>, so this suggestion is not farfetched.</w:t>
      </w:r>
      <w:r w:rsidR="00C02775">
        <w:t xml:space="preserve"> How accurate can one be with only the heuristic that items will not often be near the boundary and will never be too close together? </w:t>
      </w:r>
      <w:r w:rsidR="00EA13EC">
        <w:t xml:space="preserve">Alternatively, patients might actually be able to maintain relational information of some sort via alternative methods. Patients might, for instance, remember Gestalten perceptual features, i.e. configural features which constitute parts of a unified whole, rather than relations in order to reconstruct </w:t>
      </w:r>
      <w:r w:rsidR="00EA13EC">
        <w:fldChar w:fldCharType="begin" w:fldLock="1"/>
      </w:r>
      <w:r w:rsidR="00EA13EC">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van Zandvoort, Postma, Kappelle, &amp; de Haan, 2000; Uttal &amp; Chiong, 2004)", "plainTextFormattedCitation" : "(Corsi, 1972; Kessels, van Zandvoort, Postma, Kappelle, &amp; de Haan, 2000; Uttal &amp; Chiong, 2004)", "previouslyFormattedCitation" : "(Corsi, 1972; Kessels, van Zandvoort, Postma, Kappelle, &amp; de Haan, 2000; Uttal &amp; Chiong, 2004)" }, "properties" : { "noteIndex" : 0 }, "schema" : "https://github.com/citation-style-language/schema/raw/master/csl-citation.json" }</w:instrText>
      </w:r>
      <w:r w:rsidR="00EA13EC">
        <w:fldChar w:fldCharType="separate"/>
      </w:r>
      <w:r w:rsidR="00EA13EC" w:rsidRPr="00725901">
        <w:rPr>
          <w:noProof/>
        </w:rPr>
        <w:t>(Corsi, 1972; Kessels, van Zandvoort, Postma, Kappelle, &amp; de Haan, 2000; Uttal &amp; Chiong, 2004)</w:t>
      </w:r>
      <w:r w:rsidR="00EA13EC">
        <w:fldChar w:fldCharType="end"/>
      </w:r>
      <w:r w:rsidR="00EA13EC">
        <w:t xml:space="preserve">. </w:t>
      </w:r>
      <w:r w:rsidR="00C02775">
        <w:t xml:space="preserve">Although we might be tempted to call </w:t>
      </w:r>
      <w:r w:rsidR="00EA13EC">
        <w:t>heuristic</w:t>
      </w:r>
      <w:r w:rsidR="00C02775">
        <w:t xml:space="preserve"> performance “random”, </w:t>
      </w:r>
      <w:r w:rsidR="00EA13EC">
        <w:t xml:space="preserve">or perceptually based performance “imprecise”, </w:t>
      </w:r>
      <w:r w:rsidR="00C02775">
        <w:t>by acknowledging when our own assumptions of our task might become violated in a systematic way, we might gain insight into the sorts of information processing which is and is not impaired with damage to certain brain regions, and, by extension, we may better understand neural information processing as a whole.</w:t>
      </w:r>
      <w:r w:rsidR="00687FE2">
        <w:t xml:space="preserve"> </w:t>
      </w:r>
    </w:p>
    <w:p w14:paraId="6D79E580" w14:textId="77777777" w:rsidR="0002455A" w:rsidRDefault="0002455A" w:rsidP="00EF7D5A">
      <w:r>
        <w:rPr>
          <w:noProof/>
        </w:rPr>
        <w:lastRenderedPageBreak/>
        <mc:AlternateContent>
          <mc:Choice Requires="wps">
            <w:drawing>
              <wp:anchor distT="45720" distB="45720" distL="114300" distR="114300" simplePos="0" relativeHeight="251661312" behindDoc="0" locked="0" layoutInCell="1" allowOverlap="1" wp14:anchorId="50655C40" wp14:editId="5B90DBBD">
                <wp:simplePos x="0" y="0"/>
                <wp:positionH relativeFrom="margin">
                  <wp:posOffset>-7620</wp:posOffset>
                </wp:positionH>
                <wp:positionV relativeFrom="paragraph">
                  <wp:posOffset>1430020</wp:posOffset>
                </wp:positionV>
                <wp:extent cx="5581650" cy="840105"/>
                <wp:effectExtent l="0" t="0" r="1905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840105"/>
                        </a:xfrm>
                        <a:prstGeom prst="rect">
                          <a:avLst/>
                        </a:prstGeom>
                        <a:solidFill>
                          <a:srgbClr val="FFFFFF"/>
                        </a:solidFill>
                        <a:ln w="9525">
                          <a:solidFill>
                            <a:srgbClr val="000000"/>
                          </a:solidFill>
                          <a:miter lim="800000"/>
                          <a:headEnd/>
                          <a:tailEnd/>
                        </a:ln>
                      </wps:spPr>
                      <wps:txbx>
                        <w:txbxContent>
                          <w:p w14:paraId="0B60F766" w14:textId="77777777" w:rsidR="00BD3B29" w:rsidRDefault="00BD3B29" w:rsidP="0002455A">
                            <w:r>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55C40" id="_x0000_s1028" type="#_x0000_t202" style="position:absolute;margin-left:-.6pt;margin-top:112.6pt;width:439.5pt;height:66.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">
                <v:textbox>
                  <w:txbxContent>
                    <w:p w14:paraId="0B60F766" w14:textId="77777777" w:rsidR="00BD3B29" w:rsidRDefault="00BD3B29" w:rsidP="0002455A">
                      <w:r>
                        <w:t>Examples of heatmaps of item placement with different constraints. From left to right: random placement, random placement with aspect ratio constraint, random placement avoiding boundaries, random placement with a distance constraint (i.e. items must be a certain distance apart).</w:t>
                      </w:r>
                    </w:p>
                  </w:txbxContent>
                </v:textbox>
                <w10:wrap type="square" anchorx="margin"/>
              </v:shape>
            </w:pict>
          </mc:Fallback>
        </mc:AlternateContent>
      </w:r>
      <w:r w:rsidRPr="0002455A">
        <w:rPr>
          <w:noProof/>
        </w:rPr>
        <w:drawing>
          <wp:inline distT="0" distB="0" distL="0" distR="0" wp14:anchorId="5F4ACF5B" wp14:editId="5401ACE6">
            <wp:extent cx="1380744" cy="13716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0"/>
                    <a:srcRect l="24997" t="10599" r="19811" b="11526"/>
                    <a:stretch/>
                  </pic:blipFill>
                  <pic:spPr bwMode="auto">
                    <a:xfrm>
                      <a:off x="0" y="0"/>
                      <a:ext cx="1380744"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5F52E166" wp14:editId="099DEAD6">
            <wp:extent cx="1362456" cy="1371600"/>
            <wp:effectExtent l="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1"/>
                    <a:srcRect l="23055" t="7404" r="17402" b="7163"/>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drawing>
          <wp:inline distT="0" distB="0" distL="0" distR="0" wp14:anchorId="0A46D2FC" wp14:editId="5A18CCB6">
            <wp:extent cx="1362456" cy="1371600"/>
            <wp:effectExtent l="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a:srcRect l="22856" t="7974" r="18187" b="7716"/>
                    <a:stretch/>
                  </pic:blipFill>
                  <pic:spPr bwMode="auto">
                    <a:xfrm>
                      <a:off x="0" y="0"/>
                      <a:ext cx="1362456"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r w:rsidRPr="0002455A">
        <w:rPr>
          <w:noProof/>
        </w:rPr>
        <w:drawing>
          <wp:inline distT="0" distB="0" distL="0" distR="0" wp14:anchorId="047240AE" wp14:editId="2E280F88">
            <wp:extent cx="1371600" cy="13716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1371600" cy="1371600"/>
                    </a:xfrm>
                    <a:prstGeom prst="rect">
                      <a:avLst/>
                    </a:prstGeom>
                    <a:ln>
                      <a:noFill/>
                    </a:ln>
                    <a:extLst>
                      <a:ext uri="{53640926-AAD7-44D8-BBD7-CCE9431645EC}">
                        <a14:shadowObscured xmlns:a14="http://schemas.microsoft.com/office/drawing/2010/main"/>
                      </a:ext>
                    </a:extLst>
                  </pic:spPr>
                </pic:pic>
              </a:graphicData>
            </a:graphic>
          </wp:inline>
        </w:drawing>
      </w:r>
      <w:r w:rsidRPr="0002455A">
        <w:rPr>
          <w:noProof/>
        </w:rPr>
        <w:t xml:space="preserve"> </w:t>
      </w:r>
    </w:p>
    <w:p w14:paraId="786642C7" w14:textId="77777777" w:rsidR="0002455A" w:rsidRDefault="0002455A" w:rsidP="00EF7D5A"/>
    <w:p w14:paraId="061CC010" w14:textId="77777777" w:rsidR="0002455A" w:rsidRDefault="0002455A" w:rsidP="00EF7D5A"/>
    <w:p w14:paraId="7FB594C6" w14:textId="765E7935" w:rsidR="008774A8" w:rsidRDefault="008774A8" w:rsidP="008774A8">
      <w:pPr>
        <w:pStyle w:val="Heading4"/>
      </w:pPr>
      <w:bookmarkStart w:id="9" w:name="_Toc497155999"/>
      <w:r w:rsidRPr="008774A8">
        <w:t>Illustratability</w:t>
      </w:r>
      <w:r>
        <w:t xml:space="preserve"> Does Not Define Domains of Information</w:t>
      </w:r>
      <w:bookmarkEnd w:id="9"/>
    </w:p>
    <w:p w14:paraId="1800CB5B" w14:textId="168C807F" w:rsidR="00A00367" w:rsidRDefault="00246FD8" w:rsidP="00EF7D5A">
      <w:r>
        <w:t>Another critical assumption often made in reconstruction is the types of domains and entities which might be involved. Typically, reconstruction tasks have involved space (as illustrated above) and items (sometimes with identities). However, this is, once again, an arbitrary imposition on what reconstruction is</w:t>
      </w:r>
      <w:r w:rsidR="00B63870">
        <w:t xml:space="preserve">, especially given the evidence that the hippocampus is critical for all domains of information </w:t>
      </w:r>
      <w:r w:rsidR="00B63870">
        <w:fldChar w:fldCharType="begin" w:fldLock="1"/>
      </w:r>
      <w:r w:rsidR="005F0DD8">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11 }, "schema" : "https://github.com/citation-style-language/schema/raw/master/csl-citation.json" }</w:instrText>
      </w:r>
      <w:r w:rsidR="00B63870">
        <w:fldChar w:fldCharType="separate"/>
      </w:r>
      <w:r w:rsidR="005F0DD8" w:rsidRPr="005F0DD8">
        <w:rPr>
          <w:noProof/>
        </w:rPr>
        <w:t>(Konkel et al., 2008)</w:t>
      </w:r>
      <w:r w:rsidR="00B63870">
        <w:fldChar w:fldCharType="end"/>
      </w:r>
      <w:r>
        <w:t xml:space="preserve">. Before enumerating examples of domains and entities which go beyond these examples, it’s useful to take a moment to consider why </w:t>
      </w:r>
      <w:r w:rsidR="00B63870">
        <w:t>space (and sometimes time)</w:t>
      </w:r>
      <w:r>
        <w:t xml:space="preserve"> may be so dominant. Reality, as we observe it, is intrinsically experienced in 3 spatial dimensions and 1 temporal dimension. All information of any type which we observe will exist, embedded in these 4 dimensions. This is often used as an argument as to why these must be the critical dimensions to neural systems, and perhaps, on some level, they are. However, it is incredibly restrictive to allow the definitions of domains which could be encoded to only be those which can be illustrated. Illustration requires, by its very nature, embedding whatever domain or idea is being observed into the observable 4D world. However, the set of all possible representable information need not be bound to what can be illustrated. An analogous situation happens when we imagine the dimensionality of data. We cannot easily illustrate data beyond 3 dimensions</w:t>
      </w:r>
      <w:r w:rsidR="00B63870">
        <w:t xml:space="preserve"> (see </w:t>
      </w:r>
      <w:r w:rsidR="00B63870">
        <w:fldChar w:fldCharType="begin" w:fldLock="1"/>
      </w:r>
      <w:r w:rsidR="00B63870">
        <w:instrText>ADDIN CSL_CITATION { "citationItems" : [ { "id" : "ITEM-1", "itemData" : { "author" : [ { "dropping-particle" : "", "family" : "Abbott", "given" : "Edwin A.", "non-dropping-particle" : "", "parse-names" : false, "suffix" : "" } ], "id" : "ITEM-1", "issued" : { "date-parts" : [ [ "1884" ] ] }, "publisher" : "Dover Thrift", "publisher-place" : "New York", "title" : "Flatland: A Romance in Multiple Dimensions", "type" : "book" }, "uris" : [ "http://www.mendeley.com/documents/?uuid=73d266e6-b706-4a54-a5f7-459c40a078f6" ] } ], "mendeley" : { "formattedCitation" : "(Abbott, 1884)", "manualFormatting" : "Abbott, 1884", "plainTextFormattedCitation" : "(Abbott, 1884)", "previouslyFormattedCitation" : "(Abbott, 1884)" }, "properties" : { "noteIndex" : 11 }, "schema" : "https://github.com/citation-style-language/schema/raw/master/csl-citation.json" }</w:instrText>
      </w:r>
      <w:r w:rsidR="00B63870">
        <w:fldChar w:fldCharType="separate"/>
      </w:r>
      <w:r w:rsidR="00B63870" w:rsidRPr="00B63870">
        <w:rPr>
          <w:noProof/>
        </w:rPr>
        <w:t>Abbott, 1884</w:t>
      </w:r>
      <w:r w:rsidR="00B63870">
        <w:fldChar w:fldCharType="end"/>
      </w:r>
      <w:r w:rsidR="00B63870">
        <w:t xml:space="preserve"> for a playful exploration of attempting to visualize alternate numbers of dimensions)</w:t>
      </w:r>
      <w:r>
        <w:t xml:space="preserve">. We can add color, animation, shape, size, and all sorts of other illustrative methods, but we can always add more dimensions to the data. If we stopped accepting dimensions </w:t>
      </w:r>
      <w:r w:rsidR="00375495">
        <w:t xml:space="preserve">beyond those that can be illustrated </w:t>
      </w:r>
      <w:r>
        <w:t>as easily as we stop accepting domains of information, much of the powerful mathematics used in the world today would be out of our reach. It is not a necessary precondition for a brain to represent information which can be illustrated.</w:t>
      </w:r>
    </w:p>
    <w:p w14:paraId="042466B4" w14:textId="7F2D44F5" w:rsidR="008774A8" w:rsidRDefault="004C38FD" w:rsidP="008774A8">
      <w:pPr>
        <w:pStyle w:val="Heading4"/>
      </w:pPr>
      <w:bookmarkStart w:id="10" w:name="_Toc497156000"/>
      <w:r>
        <w:t>Domains Other than Space and Time</w:t>
      </w:r>
      <w:bookmarkEnd w:id="10"/>
    </w:p>
    <w:p w14:paraId="7186159B" w14:textId="71AF7107" w:rsidR="00246FD8" w:rsidRDefault="00246FD8" w:rsidP="00EF7D5A">
      <w:r>
        <w:t>So what other domains exist and might be of interest beyond space? Obviously, time is an additional domain, but once again, we’ve limited ourselves to the illustratable dimensions. Social space, as defined by the relative affiliation and power between individuals</w:t>
      </w:r>
      <w:r w:rsidR="00D17836">
        <w:t xml:space="preserve"> </w:t>
      </w:r>
      <w:r w:rsidR="00D17836">
        <w:fldChar w:fldCharType="begin" w:fldLock="1"/>
      </w:r>
      <w:r w:rsidR="00D17836">
        <w:instrText>ADDIN CSL_CITATION { "citationItems" : [ { "id" : "ITEM-1",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"ITEM-1", "issue" : "1", "issued" : { "date-parts" : [ [ "2015" ] ] }, "page" : "9-11", "title" : "The Hippocampus as a Cognitive Map ... of Social Space", "type" : "article-journal", "volume" : "87" }, "uris" : [ "http://www.mendeley.com/documents/?uuid=285c804d-c5d0-4712-b4cb-eea956309b68"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"mendeley" : { "formattedCitation" : "(Eichenbaum, 2015; Tavares et al., 2015)", "plainTextFormattedCitation" : "(Eichenbaum, 2015; Tavares et al., 2015)", "previouslyFormattedCitation" : "(Eichenbaum, 2015; Tavares et al., 2015)" }, "properties" : { "noteIndex" : 4 }, "schema" : "https://github.com/citation-style-language/schema/raw/master/csl-citation.json" }</w:instrText>
      </w:r>
      <w:r w:rsidR="00D17836">
        <w:fldChar w:fldCharType="separate"/>
      </w:r>
      <w:r w:rsidR="00D17836" w:rsidRPr="00D17836">
        <w:rPr>
          <w:noProof/>
        </w:rPr>
        <w:t>(Eichenbaum, 2015; Tavares et al., 2015)</w:t>
      </w:r>
      <w:r w:rsidR="00D17836">
        <w:fldChar w:fldCharType="end"/>
      </w:r>
      <w:r>
        <w:t>, is another possible abstract space</w:t>
      </w:r>
      <w:r w:rsidR="00D17836">
        <w:t xml:space="preserve"> and has been investigated in the context of hip</w:t>
      </w:r>
      <w:r w:rsidR="00760BE5">
        <w:t>pocampal function, finding that hippocampal fMRI activation located characters in a 2D power-affiliation “map”</w:t>
      </w:r>
      <w:r>
        <w:t>. Color can be thought of as an abstract space independent of space and time</w:t>
      </w:r>
      <w:r w:rsidR="00D17836">
        <w:t xml:space="preserve"> </w:t>
      </w:r>
      <w:r w:rsidR="00D17836">
        <w:fldChar w:fldCharType="begin" w:fldLock="1"/>
      </w:r>
      <w:r w:rsidR="00D17836">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Duff, Cohen, &amp; Tranel, 2015)", "plainTextFormattedCitation" : "(Warren, Duff, Cohen, &amp; Tranel, 2015)", "previouslyFormattedCitation" : "(Warren, Duff, Cohen, &amp; Tranel, 2015)" }, "properties" : { "noteIndex" : 4 }, "schema" : "https://github.com/citation-style-language/schema/raw/master/csl-citation.json" }</w:instrText>
      </w:r>
      <w:r w:rsidR="00D17836">
        <w:fldChar w:fldCharType="separate"/>
      </w:r>
      <w:r w:rsidR="00D17836" w:rsidRPr="00D17836">
        <w:rPr>
          <w:noProof/>
        </w:rPr>
        <w:t>(Warren, Duff, Cohen, &amp; Tranel, 2015)</w:t>
      </w:r>
      <w:r w:rsidR="00D17836">
        <w:fldChar w:fldCharType="end"/>
      </w:r>
      <w:r>
        <w:t xml:space="preserve">. Of course, it is tempting to fall back into old habits and think of color as being on a 1D line, with the x axis defined as hue, and social space being illustrated via a scatter plot in 2 dimensions. These are useful illustrations, but domains of information are only illustrated to help us understand them. Their </w:t>
      </w:r>
      <w:r>
        <w:lastRenderedPageBreak/>
        <w:t xml:space="preserve">illustration does not define them. Additionally, although time has been discussed as if it can be easily lumped in with space up until now, it obviously has its own interesting properties. Time is intrinsically unidirectional. Time is continuous, and motion through it is obligatory. Few other domains have this property, and as such, time may be of special interest. </w:t>
      </w:r>
      <w:r w:rsidR="005933DE">
        <w:t xml:space="preserve">Moreover time cells have been identified in the hippocampus </w:t>
      </w:r>
      <w:r w:rsidR="005933DE">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5 }, "schema" : "https://github.com/citation-style-language/schema/raw/master/csl-citation.json" }</w:instrText>
      </w:r>
      <w:r w:rsidR="005933DE">
        <w:fldChar w:fldCharType="separate"/>
      </w:r>
      <w:r w:rsidR="005F0DD8" w:rsidRPr="005F0DD8">
        <w:rPr>
          <w:noProof/>
        </w:rPr>
        <w:t>(B. Kraus et al., 2013)</w:t>
      </w:r>
      <w:r w:rsidR="005933DE">
        <w:fldChar w:fldCharType="end"/>
      </w:r>
      <w:r w:rsidR="005933DE">
        <w:t xml:space="preserve"> which act much like place cells but activate corresponding with particular moments in time. Although it is difficult to disentangle temporal firing from spatial or distance firing, via </w:t>
      </w:r>
      <w:r w:rsidR="0009720B">
        <w:t>careful</w:t>
      </w:r>
      <w:r w:rsidR="005933DE">
        <w:t xml:space="preserve"> task design, cells which fire to time and distance in exclusion of one another (as well as cells which fire for both) have been identified </w:t>
      </w:r>
      <w:r w:rsidR="005933DE">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5 }, "schema" : "https://github.com/citation-style-language/schema/raw/master/csl-citation.json" }</w:instrText>
      </w:r>
      <w:r w:rsidR="005933DE">
        <w:fldChar w:fldCharType="separate"/>
      </w:r>
      <w:r w:rsidR="0092349E" w:rsidRPr="0092349E">
        <w:rPr>
          <w:noProof/>
        </w:rPr>
        <w:t>(B. J. Kraus et al., 2015a)</w:t>
      </w:r>
      <w:r w:rsidR="005933DE">
        <w:fldChar w:fldCharType="end"/>
      </w:r>
      <w:r w:rsidR="0009720B">
        <w:t xml:space="preserve"> in the hippocampus</w:t>
      </w:r>
      <w:r w:rsidR="005933DE">
        <w:t>.</w:t>
      </w:r>
      <w:r w:rsidR="0009720B">
        <w:t xml:space="preserve"> </w:t>
      </w:r>
      <w:r w:rsidR="0084248D">
        <w:t xml:space="preserve">Together these pieces begin to paint a picture of a hippocampus in which entities can be bound within and across a variety of domains. Indeed, previous work has shown the hippocampus is critical for all manner (i.e. domain) of relations </w:t>
      </w:r>
      <w:r w:rsidR="0084248D">
        <w:fldChar w:fldCharType="begin" w:fldLock="1"/>
      </w:r>
      <w:r w:rsidR="005F0DD8">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5 }, "schema" : "https://github.com/citation-style-language/schema/raw/master/csl-citation.json" }</w:instrText>
      </w:r>
      <w:r w:rsidR="0084248D">
        <w:fldChar w:fldCharType="separate"/>
      </w:r>
      <w:r w:rsidR="005F0DD8" w:rsidRPr="005F0DD8">
        <w:rPr>
          <w:noProof/>
        </w:rPr>
        <w:t>(Konkel et al., 2008)</w:t>
      </w:r>
      <w:r w:rsidR="0084248D">
        <w:fldChar w:fldCharType="end"/>
      </w:r>
      <w:r w:rsidR="0084248D">
        <w:t>.</w:t>
      </w:r>
      <w:r w:rsidR="00DE2DF3">
        <w:t xml:space="preserve"> As such, our methodological framework should attempt to be agnostic to domain as much as is possible so that domain representation differences can be identified using the same metrics.</w:t>
      </w:r>
    </w:p>
    <w:p w14:paraId="1665571A" w14:textId="76D95081" w:rsidR="004C38FD" w:rsidRDefault="004C38FD" w:rsidP="004C38FD">
      <w:pPr>
        <w:pStyle w:val="Heading4"/>
      </w:pPr>
      <w:bookmarkStart w:id="11" w:name="_Toc497156001"/>
      <w:r>
        <w:t>Overview of Properties of Domains and Entities</w:t>
      </w:r>
      <w:bookmarkEnd w:id="11"/>
    </w:p>
    <w:p w14:paraId="3FF7DA50" w14:textId="77777777" w:rsidR="00246FD8" w:rsidRDefault="003A2EE0" w:rsidP="00EF7D5A">
      <w:r>
        <w:t>Before proceeding to the interactions of domains and entities and how we measure memory for these elements, let’s enumerate some of the properties of domains an</w:t>
      </w:r>
      <w:r w:rsidR="00FE6C4F">
        <w:t>d</w:t>
      </w:r>
      <w:r>
        <w:t xml:space="preserve"> entities which are being assumed in some way:</w:t>
      </w:r>
    </w:p>
    <w:tbl>
      <w:tblPr>
        <w:tblW w:w="0" w:type="auto"/>
        <w:tblBorders>
          <w:insideH w:val="single" w:sz="4" w:space="0" w:color="auto"/>
          <w:insideV w:val="single" w:sz="4" w:space="0" w:color="auto"/>
        </w:tblBorders>
        <w:tblLook w:val="04A0" w:firstRow="1" w:lastRow="0" w:firstColumn="1" w:lastColumn="0" w:noHBand="0" w:noVBand="1"/>
      </w:tblPr>
      <w:tblGrid>
        <w:gridCol w:w="4675"/>
        <w:gridCol w:w="4675"/>
      </w:tblGrid>
      <w:tr w:rsidR="0089174C" w14:paraId="03FD43CF" w14:textId="77777777" w:rsidTr="0022708C">
        <w:tc>
          <w:tcPr>
            <w:tcW w:w="4675" w:type="dxa"/>
          </w:tcPr>
          <w:p w14:paraId="227F0468" w14:textId="77777777" w:rsidR="0089174C" w:rsidRDefault="0089174C" w:rsidP="00286C57">
            <w:pPr>
              <w:pStyle w:val="Heading5"/>
            </w:pPr>
            <w:r>
              <w:t>Domains</w:t>
            </w:r>
          </w:p>
        </w:tc>
        <w:tc>
          <w:tcPr>
            <w:tcW w:w="4675" w:type="dxa"/>
          </w:tcPr>
          <w:p w14:paraId="7DD8DF59" w14:textId="77777777" w:rsidR="0089174C" w:rsidRDefault="0089174C" w:rsidP="00286C57">
            <w:pPr>
              <w:pStyle w:val="Heading5"/>
            </w:pPr>
            <w:r>
              <w:t>Entities</w:t>
            </w:r>
          </w:p>
        </w:tc>
      </w:tr>
      <w:tr w:rsidR="0089174C" w14:paraId="7361ACBC" w14:textId="77777777" w:rsidTr="0022708C">
        <w:tc>
          <w:tcPr>
            <w:tcW w:w="4675" w:type="dxa"/>
          </w:tcPr>
          <w:p w14:paraId="261F1406" w14:textId="3B24F6FD" w:rsidR="00FE6C4F" w:rsidRDefault="0089174C" w:rsidP="0089174C">
            <w:r w:rsidRPr="0089174C">
              <w:rPr>
                <w:b/>
              </w:rPr>
              <w:t>Finite vs. Infinite</w:t>
            </w:r>
            <w:r w:rsidR="00F53158">
              <w:rPr>
                <w:b/>
              </w:rPr>
              <w:br/>
            </w:r>
            <w:r w:rsidR="0082313E">
              <w:t>(i.e. there are boundaries or not)</w:t>
            </w:r>
          </w:p>
          <w:p w14:paraId="14240E32" w14:textId="4641562D" w:rsidR="0082313E" w:rsidRDefault="0082313E" w:rsidP="0089174C"/>
          <w:p w14:paraId="5393D729" w14:textId="77777777" w:rsidR="0082313E" w:rsidRPr="0082313E" w:rsidRDefault="0082313E" w:rsidP="0089174C"/>
          <w:p w14:paraId="114FEA06" w14:textId="77777777" w:rsidR="0089174C" w:rsidRPr="0089174C" w:rsidRDefault="00FE6C4F" w:rsidP="0082313E">
            <w:pPr>
              <w:jc w:val="center"/>
              <w:rPr>
                <w:b/>
              </w:rPr>
            </w:pPr>
            <w:r>
              <w:rPr>
                <w:b/>
                <w:noProof/>
              </w:rPr>
              <w:drawing>
                <wp:inline distT="0" distB="0" distL="0" distR="0" wp14:anchorId="51E89059" wp14:editId="61F68C28">
                  <wp:extent cx="1828800" cy="685800"/>
                  <wp:effectExtent l="0" t="0" r="0" b="0"/>
                  <wp:docPr id="3" name="Picture 3" descr="C:\Users\Kevin\AppData\Local\Microsoft\Windows\INetCache\Content.Word\finite_infin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nite_infin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c>
          <w:tcPr>
            <w:tcW w:w="4675" w:type="dxa"/>
          </w:tcPr>
          <w:p w14:paraId="2F7B9AEA" w14:textId="77777777" w:rsidR="0082313E" w:rsidRDefault="0089174C" w:rsidP="0089174C">
            <w:r w:rsidRPr="0089174C">
              <w:rPr>
                <w:b/>
              </w:rPr>
              <w:t>Precisely Located</w:t>
            </w:r>
            <w:r>
              <w:t xml:space="preserve"> </w:t>
            </w:r>
          </w:p>
          <w:p w14:paraId="031E4FE7" w14:textId="77777777" w:rsidR="0082313E" w:rsidRDefault="0089174C" w:rsidP="0089174C">
            <w:r>
              <w:t>(i.e. their position can be defined by one point)</w:t>
            </w:r>
            <w:r w:rsidR="00FE6C4F">
              <w:t xml:space="preserve"> &amp; </w:t>
            </w:r>
            <w:r w:rsidR="00FE6C4F" w:rsidRPr="0089174C">
              <w:rPr>
                <w:b/>
              </w:rPr>
              <w:t>Encapsulated/Finite</w:t>
            </w:r>
            <w:r w:rsidR="00FE6C4F">
              <w:t xml:space="preserve"> </w:t>
            </w:r>
          </w:p>
          <w:p w14:paraId="41D1925D" w14:textId="33F2C28C" w:rsidR="0089174C" w:rsidRDefault="00FE6C4F" w:rsidP="0089174C">
            <w:r>
              <w:t>(i.e. they occupy a finite space)</w:t>
            </w:r>
          </w:p>
          <w:p w14:paraId="1FE8DDBE" w14:textId="77777777" w:rsidR="00FE6C4F" w:rsidRDefault="00FE6C4F" w:rsidP="0082313E">
            <w:pPr>
              <w:jc w:val="center"/>
            </w:pPr>
            <w:r>
              <w:rPr>
                <w:noProof/>
              </w:rPr>
              <w:drawing>
                <wp:inline distT="0" distB="0" distL="0" distR="0" wp14:anchorId="4A6BD4F7" wp14:editId="25D5D9EE">
                  <wp:extent cx="914400" cy="914400"/>
                  <wp:effectExtent l="0" t="0" r="0" b="0"/>
                  <wp:docPr id="19" name="Picture 19" descr="C:\Users\Kevin\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AppData\Local\Microsoft\Windows\INetCache\Content.Word\posi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38F8157" w14:textId="77777777" w:rsidR="0089174C" w:rsidRDefault="0089174C" w:rsidP="00EF7D5A"/>
        </w:tc>
      </w:tr>
      <w:tr w:rsidR="0089174C" w14:paraId="59E86A5A" w14:textId="77777777" w:rsidTr="0022708C">
        <w:tc>
          <w:tcPr>
            <w:tcW w:w="4675" w:type="dxa"/>
          </w:tcPr>
          <w:p w14:paraId="052CA91A" w14:textId="69B21F6D" w:rsidR="0089174C" w:rsidRDefault="0089174C" w:rsidP="0089174C">
            <w:r w:rsidRPr="0089174C">
              <w:rPr>
                <w:b/>
              </w:rPr>
              <w:t>Continuous vs. Discrete</w:t>
            </w:r>
            <w:r w:rsidR="00F53158">
              <w:rPr>
                <w:b/>
              </w:rPr>
              <w:br/>
            </w:r>
            <w:r w:rsidR="0082313E">
              <w:t>(i.e. any location is valid or only some are)</w:t>
            </w:r>
          </w:p>
          <w:p w14:paraId="0B5E6BC3" w14:textId="4058C52C" w:rsidR="0082313E" w:rsidRPr="0082313E" w:rsidRDefault="0082313E" w:rsidP="0089174C"/>
          <w:p w14:paraId="1D600737" w14:textId="77777777" w:rsidR="00FE6C4F" w:rsidRPr="0089174C" w:rsidRDefault="00FE6C4F" w:rsidP="0082313E">
            <w:pPr>
              <w:jc w:val="center"/>
              <w:rPr>
                <w:b/>
              </w:rPr>
            </w:pPr>
            <w:r>
              <w:rPr>
                <w:b/>
                <w:noProof/>
              </w:rPr>
              <w:drawing>
                <wp:inline distT="0" distB="0" distL="0" distR="0" wp14:anchorId="18163CE8" wp14:editId="282B41A9">
                  <wp:extent cx="1828800" cy="576072"/>
                  <wp:effectExtent l="0" t="0" r="0" b="0"/>
                  <wp:docPr id="12" name="Picture 12" descr="C:\Users\Kevin\AppData\Local\Microsoft\Windows\INetCache\Content.Word\discrete_continu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AppData\Local\Microsoft\Windows\INetCache\Content.Word\discrete_continuou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576072"/>
                          </a:xfrm>
                          <a:prstGeom prst="rect">
                            <a:avLst/>
                          </a:prstGeom>
                          <a:noFill/>
                          <a:ln>
                            <a:noFill/>
                          </a:ln>
                        </pic:spPr>
                      </pic:pic>
                    </a:graphicData>
                  </a:graphic>
                </wp:inline>
              </w:drawing>
            </w:r>
          </w:p>
        </w:tc>
        <w:tc>
          <w:tcPr>
            <w:tcW w:w="4675" w:type="dxa"/>
          </w:tcPr>
          <w:p w14:paraId="014A9028" w14:textId="77777777" w:rsidR="0082313E" w:rsidRDefault="00FE6C4F" w:rsidP="00FE6C4F">
            <w:r w:rsidRPr="0089174C">
              <w:rPr>
                <w:b/>
              </w:rPr>
              <w:t>Distribution</w:t>
            </w:r>
            <w:r>
              <w:t xml:space="preserve"> </w:t>
            </w:r>
          </w:p>
          <w:p w14:paraId="08018860" w14:textId="67B28C33" w:rsidR="00FE6C4F" w:rsidRDefault="00FE6C4F" w:rsidP="00FE6C4F">
            <w:r>
              <w:t xml:space="preserve">(i.e. </w:t>
            </w:r>
            <w:r w:rsidR="0082313E">
              <w:t>entities are more likely in some areas</w:t>
            </w:r>
            <w:r>
              <w:t>)</w:t>
            </w:r>
          </w:p>
          <w:p w14:paraId="3DD9719D" w14:textId="77777777" w:rsidR="0089174C" w:rsidRDefault="00FE6C4F" w:rsidP="0082313E">
            <w:pPr>
              <w:jc w:val="center"/>
            </w:pPr>
            <w:r>
              <w:rPr>
                <w:noProof/>
              </w:rPr>
              <w:drawing>
                <wp:inline distT="0" distB="0" distL="0" distR="0" wp14:anchorId="1E82BEC6" wp14:editId="18DD6542">
                  <wp:extent cx="1371600" cy="1097280"/>
                  <wp:effectExtent l="0" t="0" r="0" b="7620"/>
                  <wp:docPr id="21" name="Picture 21" descr="C:\Users\Kevin\AppData\Local\Microsoft\Windows\INetCache\Content.Word\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AppData\Local\Microsoft\Windows\INetCache\Content.Word\scat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097280"/>
                          </a:xfrm>
                          <a:prstGeom prst="rect">
                            <a:avLst/>
                          </a:prstGeom>
                          <a:noFill/>
                          <a:ln>
                            <a:noFill/>
                          </a:ln>
                        </pic:spPr>
                      </pic:pic>
                    </a:graphicData>
                  </a:graphic>
                </wp:inline>
              </w:drawing>
            </w:r>
          </w:p>
        </w:tc>
      </w:tr>
      <w:tr w:rsidR="0089174C" w14:paraId="0DB3E4C8" w14:textId="77777777" w:rsidTr="0022708C">
        <w:tc>
          <w:tcPr>
            <w:tcW w:w="4675" w:type="dxa"/>
          </w:tcPr>
          <w:p w14:paraId="4444E220" w14:textId="241B4BB3" w:rsidR="0089174C" w:rsidRPr="0082313E" w:rsidRDefault="0089174C" w:rsidP="0089174C">
            <w:r w:rsidRPr="0089174C">
              <w:rPr>
                <w:b/>
              </w:rPr>
              <w:t>Dimensionality</w:t>
            </w:r>
            <w:r w:rsidR="00F53158">
              <w:rPr>
                <w:b/>
              </w:rPr>
              <w:br/>
            </w:r>
            <w:r w:rsidR="0082313E">
              <w:t>(i.e. there are multiple of the same domain type)</w:t>
            </w:r>
          </w:p>
          <w:p w14:paraId="21A3C0E4" w14:textId="77777777" w:rsidR="0089174C" w:rsidRDefault="00FE6C4F" w:rsidP="0082313E">
            <w:pPr>
              <w:jc w:val="center"/>
            </w:pPr>
            <w:r>
              <w:rPr>
                <w:noProof/>
              </w:rPr>
              <w:lastRenderedPageBreak/>
              <w:drawing>
                <wp:inline distT="0" distB="0" distL="0" distR="0" wp14:anchorId="008258B7" wp14:editId="426CE6DA">
                  <wp:extent cx="914400" cy="859536"/>
                  <wp:effectExtent l="0" t="0" r="0" b="0"/>
                  <wp:docPr id="13" name="Picture 13" descr="C:\Users\Kevin\AppData\Local\Microsoft\Windows\INetCache\Content.Word\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dimensions.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28" b="3633"/>
                          <a:stretch/>
                        </pic:blipFill>
                        <pic:spPr bwMode="auto">
                          <a:xfrm>
                            <a:off x="0" y="0"/>
                            <a:ext cx="914400" cy="859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37C2B107" w14:textId="77777777" w:rsidR="0082313E" w:rsidRDefault="00FE6C4F" w:rsidP="00FE6C4F">
            <w:r w:rsidRPr="0089174C">
              <w:rPr>
                <w:b/>
              </w:rPr>
              <w:lastRenderedPageBreak/>
              <w:t>Constraint</w:t>
            </w:r>
            <w:r>
              <w:t xml:space="preserve"> </w:t>
            </w:r>
          </w:p>
          <w:p w14:paraId="222BA772" w14:textId="5111F5A6" w:rsidR="00FE6C4F" w:rsidRDefault="00FE6C4F" w:rsidP="00FE6C4F">
            <w:r>
              <w:lastRenderedPageBreak/>
              <w:t xml:space="preserve">(i.e. </w:t>
            </w:r>
            <w:r w:rsidR="0082313E">
              <w:t>positions of entities are relative to others</w:t>
            </w:r>
            <w:r>
              <w:t>)</w:t>
            </w:r>
          </w:p>
          <w:p w14:paraId="7FC3983A" w14:textId="77777777" w:rsidR="0089174C" w:rsidRDefault="00FE6C4F" w:rsidP="0082313E">
            <w:pPr>
              <w:jc w:val="center"/>
            </w:pPr>
            <w:r w:rsidRPr="0002455A">
              <w:rPr>
                <w:noProof/>
              </w:rPr>
              <w:drawing>
                <wp:inline distT="0" distB="0" distL="0" distR="0" wp14:anchorId="37D8D63A" wp14:editId="66E1009A">
                  <wp:extent cx="914400" cy="91440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3"/>
                          <a:srcRect l="22857" t="7405" r="17804" b="8304"/>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p>
        </w:tc>
      </w:tr>
      <w:tr w:rsidR="0022708C" w14:paraId="0E7A5BAA" w14:textId="77777777" w:rsidTr="0022708C">
        <w:tc>
          <w:tcPr>
            <w:tcW w:w="4675" w:type="dxa"/>
          </w:tcPr>
          <w:p w14:paraId="386EFE9C" w14:textId="19F44A5A" w:rsidR="0022708C" w:rsidRDefault="0022708C" w:rsidP="0089174C">
            <w:r w:rsidRPr="0089174C">
              <w:rPr>
                <w:b/>
              </w:rPr>
              <w:lastRenderedPageBreak/>
              <w:t>Geometry/Topology</w:t>
            </w:r>
          </w:p>
          <w:p w14:paraId="495C7BF0" w14:textId="20D8CE4C" w:rsidR="0022708C" w:rsidRDefault="0022708C" w:rsidP="0089174C">
            <w:r>
              <w:t>(i.e. Euclidean, toroidal, hyperbolic)</w:t>
            </w:r>
          </w:p>
          <w:p w14:paraId="7C0B7143" w14:textId="77777777" w:rsidR="0022708C" w:rsidRDefault="0022708C" w:rsidP="0082313E">
            <w:pPr>
              <w:jc w:val="center"/>
            </w:pPr>
            <w:r>
              <w:rPr>
                <w:noProof/>
              </w:rPr>
              <w:drawing>
                <wp:inline distT="0" distB="0" distL="0" distR="0" wp14:anchorId="3E67ECA9" wp14:editId="33EEDD3F">
                  <wp:extent cx="914400" cy="914400"/>
                  <wp:effectExtent l="0" t="0" r="0" b="0"/>
                  <wp:docPr id="16" name="Picture 16" descr="C:\Users\Kevin\AppData\Local\Microsoft\Windows\INetCache\Content.Word\H2chess_24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vin\AppData\Local\Microsoft\Windows\INetCache\Content.Word\H2chess_246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AA8929" wp14:editId="425CCA7A">
                  <wp:extent cx="1097280" cy="868680"/>
                  <wp:effectExtent l="0" t="0" r="7620" b="7620"/>
                  <wp:docPr id="15" name="Picture 15" descr="C:\Users\Kevin\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vin\AppData\Local\Microsoft\Windows\INetCache\Content.Word\Untitled-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7280" cy="868680"/>
                          </a:xfrm>
                          <a:prstGeom prst="rect">
                            <a:avLst/>
                          </a:prstGeom>
                          <a:noFill/>
                          <a:ln>
                            <a:noFill/>
                          </a:ln>
                        </pic:spPr>
                      </pic:pic>
                    </a:graphicData>
                  </a:graphic>
                </wp:inline>
              </w:drawing>
            </w:r>
          </w:p>
        </w:tc>
        <w:tc>
          <w:tcPr>
            <w:tcW w:w="4675" w:type="dxa"/>
            <w:vMerge w:val="restart"/>
          </w:tcPr>
          <w:p w14:paraId="4A326029" w14:textId="77777777" w:rsidR="0022708C" w:rsidRDefault="0022708C" w:rsidP="00FE6C4F">
            <w:r w:rsidRPr="0089174C">
              <w:rPr>
                <w:b/>
              </w:rPr>
              <w:t>Identity</w:t>
            </w:r>
            <w:r>
              <w:t xml:space="preserve"> </w:t>
            </w:r>
          </w:p>
          <w:p w14:paraId="7A19FD79" w14:textId="07A4D7BF" w:rsidR="0022708C" w:rsidRDefault="0022708C" w:rsidP="00FE6C4F">
            <w:pPr>
              <w:pBdr>
                <w:bottom w:val="single" w:sz="12" w:space="1" w:color="auto"/>
              </w:pBdr>
              <w:rPr>
                <w:noProof/>
              </w:rPr>
            </w:pPr>
            <w:r>
              <w:t>(i.e. they are anonymous or labelled)</w:t>
            </w:r>
            <w:r>
              <w:rPr>
                <w:noProof/>
              </w:rPr>
              <w:t xml:space="preserve"> </w:t>
            </w:r>
            <w:r>
              <w:rPr>
                <w:noProof/>
              </w:rPr>
              <w:br/>
            </w:r>
            <w:r>
              <w:rPr>
                <w:noProof/>
              </w:rPr>
              <w:br/>
            </w:r>
            <w:r>
              <w:rPr>
                <w:noProof/>
              </w:rPr>
              <w:drawing>
                <wp:inline distT="0" distB="0" distL="0" distR="0" wp14:anchorId="76819702" wp14:editId="648B2E5F">
                  <wp:extent cx="2716040" cy="1828800"/>
                  <wp:effectExtent l="0" t="0" r="8255" b="0"/>
                  <wp:docPr id="23" name="Picture 23" descr="C:\Users\Kevin\AppData\Local\Microsoft\Windows\INetCache\Content.Word\id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AppData\Local\Microsoft\Windows\INetCache\Content.Word\identiti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5747" cy="1848802"/>
                          </a:xfrm>
                          <a:prstGeom prst="rect">
                            <a:avLst/>
                          </a:prstGeom>
                          <a:noFill/>
                          <a:ln>
                            <a:noFill/>
                          </a:ln>
                        </pic:spPr>
                      </pic:pic>
                    </a:graphicData>
                  </a:graphic>
                </wp:inline>
              </w:drawing>
            </w:r>
            <w:r>
              <w:rPr>
                <w:noProof/>
              </w:rPr>
              <w:br/>
            </w:r>
          </w:p>
          <w:p w14:paraId="046AC0FD" w14:textId="31265602" w:rsidR="0022708C" w:rsidRDefault="0022708C" w:rsidP="0082313E">
            <w:pPr>
              <w:jc w:val="center"/>
            </w:pPr>
            <w:r>
              <w:rPr>
                <w:noProof/>
              </w:rPr>
              <w:drawing>
                <wp:inline distT="0" distB="0" distL="0" distR="0" wp14:anchorId="2B240FEE" wp14:editId="20BC4A26">
                  <wp:extent cx="2297927" cy="1819963"/>
                  <wp:effectExtent l="0" t="0" r="7620" b="8890"/>
                  <wp:docPr id="223" name="Picture 223"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401" r="74968" b="49446"/>
                          <a:stretch/>
                        </pic:blipFill>
                        <pic:spPr bwMode="auto">
                          <a:xfrm>
                            <a:off x="0" y="0"/>
                            <a:ext cx="2324600" cy="18410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2708C" w14:paraId="3B3A0809" w14:textId="77777777" w:rsidTr="0022708C">
        <w:tc>
          <w:tcPr>
            <w:tcW w:w="4675" w:type="dxa"/>
          </w:tcPr>
          <w:p w14:paraId="071B539D" w14:textId="4BD50FA0" w:rsidR="0022708C" w:rsidRDefault="0022708C" w:rsidP="0089174C">
            <w:pPr>
              <w:rPr>
                <w:b/>
              </w:rPr>
            </w:pPr>
            <w:r w:rsidRPr="0089174C">
              <w:rPr>
                <w:b/>
              </w:rPr>
              <w:t>Single Domain vs. Multi-Domain</w:t>
            </w:r>
          </w:p>
          <w:p w14:paraId="47C5380E" w14:textId="38C256CC" w:rsidR="0022708C" w:rsidRPr="0082313E" w:rsidRDefault="0022708C" w:rsidP="0089174C">
            <w:r>
              <w:t>(i.e. two domains are simultaneously present)</w:t>
            </w:r>
          </w:p>
          <w:p w14:paraId="3E63731F" w14:textId="77777777" w:rsidR="0022708C" w:rsidRDefault="0022708C" w:rsidP="0082313E">
            <w:pPr>
              <w:jc w:val="center"/>
            </w:pPr>
            <w:r>
              <w:rPr>
                <w:noProof/>
              </w:rPr>
              <w:drawing>
                <wp:inline distT="0" distB="0" distL="0" distR="0" wp14:anchorId="55F68A69" wp14:editId="4F6BD4EB">
                  <wp:extent cx="1144988" cy="908357"/>
                  <wp:effectExtent l="0" t="0" r="0" b="6350"/>
                  <wp:docPr id="17" name="Picture 17" descr="C:\Users\Kevin\AppData\Local\Microsoft\Windows\INetCache\Content.Word\rai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AppData\Local\Microsoft\Windows\INetCache\Content.Word\rainbo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1673" cy="921593"/>
                          </a:xfrm>
                          <a:prstGeom prst="rect">
                            <a:avLst/>
                          </a:prstGeom>
                          <a:noFill/>
                          <a:ln>
                            <a:noFill/>
                          </a:ln>
                        </pic:spPr>
                      </pic:pic>
                    </a:graphicData>
                  </a:graphic>
                </wp:inline>
              </w:drawing>
            </w:r>
          </w:p>
        </w:tc>
        <w:tc>
          <w:tcPr>
            <w:tcW w:w="4675" w:type="dxa"/>
            <w:vMerge/>
          </w:tcPr>
          <w:p w14:paraId="084431E0" w14:textId="77777777" w:rsidR="0022708C" w:rsidRDefault="0022708C" w:rsidP="00EF7D5A"/>
        </w:tc>
      </w:tr>
      <w:tr w:rsidR="0022708C" w14:paraId="47125715" w14:textId="77777777" w:rsidTr="0022708C">
        <w:tc>
          <w:tcPr>
            <w:tcW w:w="4675" w:type="dxa"/>
          </w:tcPr>
          <w:p w14:paraId="3C531ACF" w14:textId="6A5F811E" w:rsidR="0022708C" w:rsidRDefault="0022708C" w:rsidP="0089174C">
            <w:r w:rsidRPr="0089174C">
              <w:rPr>
                <w:b/>
              </w:rPr>
              <w:t>Disjoint vs. Connected</w:t>
            </w:r>
            <w:r>
              <w:t xml:space="preserve"> </w:t>
            </w:r>
            <w:r>
              <w:br/>
              <w:t>(i.e. can all space be reached from anywhere)</w:t>
            </w:r>
          </w:p>
          <w:p w14:paraId="1AE2DA4C" w14:textId="5D881170" w:rsidR="0022708C" w:rsidRDefault="0022708C" w:rsidP="0082313E">
            <w:pPr>
              <w:jc w:val="center"/>
            </w:pPr>
            <w:r>
              <w:rPr>
                <w:noProof/>
              </w:rPr>
              <w:drawing>
                <wp:inline distT="0" distB="0" distL="0" distR="0" wp14:anchorId="2D579700" wp14:editId="50B49F35">
                  <wp:extent cx="1134322" cy="945267"/>
                  <wp:effectExtent l="0" t="0" r="8890" b="7620"/>
                  <wp:docPr id="18" name="Picture 18" descr="C:\Users\Kevin\AppData\Local\Microsoft\Windows\INetCache\Content.Word\3dfi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vin\AppData\Local\Microsoft\Windows\INetCache\Content.Word\3dfig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4322" cy="945267"/>
                          </a:xfrm>
                          <a:prstGeom prst="rect">
                            <a:avLst/>
                          </a:prstGeom>
                          <a:noFill/>
                          <a:ln>
                            <a:noFill/>
                          </a:ln>
                        </pic:spPr>
                      </pic:pic>
                    </a:graphicData>
                  </a:graphic>
                </wp:inline>
              </w:drawing>
            </w:r>
          </w:p>
        </w:tc>
        <w:tc>
          <w:tcPr>
            <w:tcW w:w="4675" w:type="dxa"/>
            <w:vMerge/>
          </w:tcPr>
          <w:p w14:paraId="0BDD6257" w14:textId="77777777" w:rsidR="0022708C" w:rsidRDefault="0022708C" w:rsidP="00EF7D5A"/>
        </w:tc>
      </w:tr>
    </w:tbl>
    <w:bookmarkStart w:id="12" w:name="_Toc497156002"/>
    <w:p w14:paraId="2255A34D" w14:textId="49267431" w:rsidR="004C38FD" w:rsidRDefault="004C38FD" w:rsidP="004C38FD">
      <w:pPr>
        <w:pStyle w:val="Heading4"/>
      </w:pPr>
      <w:r>
        <w:rPr>
          <w:noProof/>
        </w:rPr>
        <mc:AlternateContent>
          <mc:Choice Requires="wps">
            <w:drawing>
              <wp:anchor distT="45720" distB="45720" distL="114300" distR="114300" simplePos="0" relativeHeight="251665408" behindDoc="0" locked="0" layoutInCell="1" allowOverlap="1" wp14:anchorId="6FE333DC" wp14:editId="113C4E41">
                <wp:simplePos x="0" y="0"/>
                <wp:positionH relativeFrom="margin">
                  <wp:posOffset>135172</wp:posOffset>
                </wp:positionH>
                <wp:positionV relativeFrom="paragraph">
                  <wp:posOffset>81473</wp:posOffset>
                </wp:positionV>
                <wp:extent cx="5581650" cy="468630"/>
                <wp:effectExtent l="0" t="0" r="19050" b="266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468630"/>
                        </a:xfrm>
                        <a:prstGeom prst="rect">
                          <a:avLst/>
                        </a:prstGeom>
                        <a:solidFill>
                          <a:srgbClr val="FFFFFF"/>
                        </a:solidFill>
                        <a:ln w="9525">
                          <a:solidFill>
                            <a:srgbClr val="000000"/>
                          </a:solidFill>
                          <a:miter lim="800000"/>
                          <a:headEnd/>
                          <a:tailEnd/>
                        </a:ln>
                      </wps:spPr>
                      <wps:txbx>
                        <w:txbxContent>
                          <w:p w14:paraId="5CBCB482" w14:textId="6C5053DC" w:rsidR="00BD3B29" w:rsidRDefault="00BD3B29" w:rsidP="007101D6">
                            <w:r>
                              <w:t>Properties of Domains and Entities. This list is not necessarily exhaustive, but these properties represent some critical assumptions being made during any reconstruction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33DC" id="_x0000_s1029" type="#_x0000_t202" style="position:absolute;margin-left:10.65pt;margin-top:6.4pt;width:439.5pt;height:36.9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">
                <v:textbox>
                  <w:txbxContent>
                    <w:p w14:paraId="5CBCB482" w14:textId="6C5053DC" w:rsidR="00BD3B29" w:rsidRDefault="00BD3B29" w:rsidP="007101D6">
                      <w:r>
                        <w:t>Properties of Domains and Entities. This list is not necessarily exhaustive, but these properties represent some critical assumptions being made during any reconstruction task.</w:t>
                      </w:r>
                    </w:p>
                  </w:txbxContent>
                </v:textbox>
                <w10:wrap type="square" anchorx="margin"/>
              </v:shape>
            </w:pict>
          </mc:Fallback>
        </mc:AlternateContent>
      </w:r>
      <w:r>
        <w:t>2D Spatial Reconstruction – The iPosition Task</w:t>
      </w:r>
      <w:bookmarkEnd w:id="12"/>
    </w:p>
    <w:p w14:paraId="1ED0E264" w14:textId="0AFA2360" w:rsidR="009361C2" w:rsidRDefault="00D91636" w:rsidP="009361C2">
      <w:r>
        <w:t>Now, with a specific example, we can begin to form a clear definition of what information within a reconstruction we can infer and using what techniques. We will begin with a common scenario: a finite, continuous, 2D, Euclidean, spatial, connected domain (i.e. a computer screen) populated with 6, precisely located, finite, randomly distributed pictures of real-world objects which will not overlap/appear on top of one another and are sampled from a finite set of possible objects.</w:t>
      </w:r>
      <w:r w:rsidR="0016123B">
        <w:t xml:space="preserve"> This scenario has been used in several publications at this point </w:t>
      </w:r>
      <w:r w:rsidR="0016123B">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"ITEM-3", "issue" : "2", "issued" : { "date-parts" : [ [ "2015", "2" ] ] }, "page" : "234-245", "title" : "Relating Hippocampus to Relational Memory Processing across Domains and Delays", "type" : "article-journal", "volume" : "27" }, "uris" : [ "http://www.mendeley.com/documents/?uuid=1ad95d76-9dc0-43db-a4eb-9046890b306e" ] }, { "id" : "ITEM-4",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"ITEM-4", "issued" : { "date-parts" : [ [ "2016" ] ] }, "page" : "534-541", "publisher" : "Elsevier Inc.", "title" : "Medial temporal lobe viscoelasticity and relational memory performance", "type" : "article-journal", "volume" : "132" }, "uris" : [ "http://www.mendeley.com/documents/?uuid=ac469dc4-fdec-4d6b-ac61-322c6e2dea26" ] }, { "id" : "ITEM-5",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"ITEM-5", "issue" : "March", "issued" : { "date-parts" : [ [ "2017" ] ] }, "page" : "179-188", "publisher" : "Elsevier", "title" : "Aerobic fitness, hippocampal viscoelasticity, and relational memory performance", "type" : "article-journal", "volume" : "153" }, "uris" : [ "http://www.mendeley.com/documents/?uuid=62457ca8-9019-4e42-a7c4-748745696652" ] }, { "id" : "ITEM-6",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"ITEM-6",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"(Jeneson et al., 2010; Lucas et al., 2016; Monti et al., 2015; Schwarb et al., 2017a; Schwarb, Johnson, McGarry, &amp; Cohen, 2016; Watson et al., 2013)", "plainTextFormattedCitation" : "(Jeneson et al., 2010; Lucas et al., 2016; Monti et al., 2015; Schwarb et al., 2017a; Schwarb, Johnson, McGarry, &amp; Cohen, 2016; Watson et al., 2013)", "previouslyFormattedCitation" : "(Jeneson et al., 2010; Lucas et al., 2016; Monti et al., 2015; Schwarb et al., 2017a; Schwarb, Johnson, McGarry, &amp; Cohen, 2016; Watson et al., 2013)" }, "properties" : { "noteIndex" : 14 }, "schema" : "https://github.com/citation-style-language/schema/raw/master/csl-citation.json" }</w:instrText>
      </w:r>
      <w:r w:rsidR="0016123B">
        <w:fldChar w:fldCharType="separate"/>
      </w:r>
      <w:r w:rsidR="005F0DD8" w:rsidRPr="005F0DD8">
        <w:rPr>
          <w:noProof/>
        </w:rPr>
        <w:t xml:space="preserve">(Jeneson et al., 2010; Lucas et al., 2016; Monti et al., 2015; Schwarb et al., 2017a; Schwarb, Johnson, McGarry, &amp; Cohen, 2016; Watson et al., </w:t>
      </w:r>
      <w:r w:rsidR="005F0DD8" w:rsidRPr="005F0DD8">
        <w:rPr>
          <w:noProof/>
        </w:rPr>
        <w:lastRenderedPageBreak/>
        <w:t>2013)</w:t>
      </w:r>
      <w:r w:rsidR="0016123B">
        <w:fldChar w:fldCharType="end"/>
      </w:r>
      <w:r w:rsidR="0016123B">
        <w:t xml:space="preserve"> and has a proven track record of having hippocampal-dependent performance components.</w:t>
      </w:r>
      <w:r>
        <w:t xml:space="preserve"> </w:t>
      </w:r>
      <w:r w:rsidR="0016123B">
        <w:t>So theoretically, the question becomes: w</w:t>
      </w:r>
      <w:r>
        <w:t xml:space="preserve">hat information is present in this scenario – in other words, if we </w:t>
      </w:r>
      <w:r w:rsidR="0016123B">
        <w:t xml:space="preserve">were a participant that had just studied a configuration of items and </w:t>
      </w:r>
      <w:r>
        <w:t xml:space="preserve">wanted to perfectly recreate a particular instance of this scenario, how many numbers would we need at a minimum? </w:t>
      </w:r>
      <w:r w:rsidR="0016123B">
        <w:t xml:space="preserve">This question is intimately related to questions of information entropy </w:t>
      </w:r>
      <w:r w:rsidR="003A7F85">
        <w:fldChar w:fldCharType="begin" w:fldLock="1"/>
      </w:r>
      <w:r w:rsidR="003A7F85">
        <w:instrText>ADDIN CSL_CITATION { "citationItems" : [ { "id" : "ITEM-1", "itemData" : { "DOI" : "10.1145/584091.584093", "ISBN" : "0252725484", "ISSN" : "07246811", "PMID" : "9230594", "abstract" : "The recent development of various methods of modulation such as PCM and PPM which exchange bandwidth for signal-to-noise ratio has intensified the interest in a general theory of communication. A basis for such a theory is contained in the important papers of Nyquist and Hartley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 The fundamental problem of communication is that of reproducing at one point either exactly or approximately a message selected at another point. Frequently the messages have meaning; that is they refer to or are correlated according to some system with certain physical or conceptual entities. These semantic aspects of communication are irrelevant to the engineering problem. The significant aspect is that the actual message is one selected from a set of possible messages. The system must be designed to operate for each possible selection, not just the one which will actually be chosen since this is unknown at the time of design. If the number of messages in the set is finite then this number or any monotonic function of this number can be regarded as a measure of the information produced when one message is chosen from the set, all choices being equally likely. As was pointed out by Hartley the most natural choice is the logarithmic function. Although this definition must be generalized considerably when we consider the influence of the statistics of the message and when we have a continuous range of messages, we will in all cases use an essentially logarithmic measure.", "author" : [ { "dropping-particle" : "", "family" : "Shannon", "given" : "Claude E", "non-dropping-particle" : "", "parse-names" : false, "suffix" : "" } ], "container-title" : "The Bell System Technical Journal", "id" : "ITEM-1", "issue" : "July 1928", "issued" : { "date-parts" : [ [ "1948" ] ] }, "page" : "379-423", "title" : "A mathematical theory of communication", "type" : "article-journal", "volume" : "27" }, "uris" : [ "http://www.mendeley.com/documents/?uuid=014cc391-a45f-4c33-8f63-d7da8eba0c1e" ] }, { "id" : "ITEM-2", "itemData" : { "ISBN" : "0471062596", "ISSN" : "9780471241959", "abstract" : "The latest edition of this classic is updated with new problem sets and material The Second Edition of this fundamental textbook maintains the book's tradition of clear, thought-provoking instruction. Readers are provided once again with an instructive mix of mathematics, physics, statistics, and information theory. All the essential topics in information theory are covered in detail, including entropy, data compression, channel capacity, rate distortion, network information theory, and hypothesis testing. The authors provide readers with a solid understanding of the underlying theory and applications. Problem sets and a telegraphic summary at the end of each chapter further assist readers. The historical notes that follow each chapter recap the main points. The Second Edition features: * Chapters reorganized to improve teaching * 200 new problems * New material on source coding, portfolio theory, and feedback capacity * Updated references Now current and enhanced, the Second Edition of Elements of Information Theory remains the ideal textbook for upper-level undergraduate and graduate courses in electrical engineering, statistics, and telecommunications. An Instructor's Manual presenting detailed solutions to all the problems in the book is available from the Wiley editorial department.", "author" : [ { "dropping-particle" : "", "family" : "M.Cover", "given" : "Thomas", "non-dropping-particle" : "", "parse-names" : false, "suffix" : "" } ], "edition" : "2", "id" : "ITEM-2", "issue" : "X", "issued" : { "date-parts" : [ [ "2006" ] ] }, "number-of-pages" : "776", "publisher" : "Wiley", "title" : "Elements Of Information Theory", "type" : "book" }, "uris" : [ "http://www.mendeley.com/documents/?uuid=608a5aaa-581d-47ec-98b3-da6b1081c76a" ] } ], "mendeley" : { "formattedCitation" : "(M.Cover, 2006; Shannon, 1948)", "plainTextFormattedCitation" : "(M.Cover, 2006; Shannon, 1948)", "previouslyFormattedCitation" : "(M.Cover, 2006; Shannon, 1948)" }, "properties" : { "noteIndex" : 14 }, "schema" : "https://github.com/citation-style-language/schema/raw/master/csl-citation.json" }</w:instrText>
      </w:r>
      <w:r w:rsidR="003A7F85">
        <w:fldChar w:fldCharType="separate"/>
      </w:r>
      <w:r w:rsidR="003A7F85" w:rsidRPr="003A7F85">
        <w:rPr>
          <w:noProof/>
        </w:rPr>
        <w:t>(M.Cover, 2006; Shannon, 1948)</w:t>
      </w:r>
      <w:r w:rsidR="003A7F85">
        <w:fldChar w:fldCharType="end"/>
      </w:r>
      <w:r w:rsidR="0016123B">
        <w:t xml:space="preserve">. </w:t>
      </w:r>
      <w:r>
        <w:t>Let’s begin with the location information. A naïve approach would be to represent each of the 6 items with 2 numbers (x and y) and, assuming we have a list of the possible objects (or at least an understanding of the objects which are currently present), 1 additional number is needed to define the identity of each entity. So</w:t>
      </w:r>
      <w:r w:rsidR="003A7F85">
        <w:t>,</w:t>
      </w:r>
      <w:r>
        <w:t xml:space="preserve"> in our naïve case, we can represent all 6 items with 18 numbers. </w:t>
      </w:r>
      <w:r w:rsidR="00C46962">
        <w:t>However, as we’ll see in a moment, this naïve representation may or may not represent the actual amount of information storage used by an individual in remembering the configuration in this task.</w:t>
      </w:r>
    </w:p>
    <w:p w14:paraId="484A6B48" w14:textId="588240E4" w:rsidR="00780F30" w:rsidRDefault="009361C2" w:rsidP="009361C2">
      <w:pPr>
        <w:jc w:val="center"/>
      </w:pPr>
      <w:r>
        <w:rPr>
          <w:noProof/>
        </w:rPr>
        <mc:AlternateContent>
          <mc:Choice Requires="wps">
            <w:drawing>
              <wp:anchor distT="45720" distB="45720" distL="114300" distR="114300" simplePos="0" relativeHeight="251667456" behindDoc="0" locked="0" layoutInCell="1" allowOverlap="1" wp14:anchorId="102BCF81" wp14:editId="03F8BF90">
                <wp:simplePos x="0" y="0"/>
                <wp:positionH relativeFrom="margin">
                  <wp:posOffset>-47708</wp:posOffset>
                </wp:positionH>
                <wp:positionV relativeFrom="paragraph">
                  <wp:posOffset>2126808</wp:posOffset>
                </wp:positionV>
                <wp:extent cx="5581650" cy="120015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6A027608" w14:textId="5C66023B" w:rsidR="00BD3B29" w:rsidRDefault="00BD3B29"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BCF81" id="_x0000_s1030" type="#_x0000_t202" style="position:absolute;left:0;text-align:left;margin-left:-3.75pt;margin-top:167.45pt;width:439.5pt;height:9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">
                <v:textbox>
                  <w:txbxContent>
                    <w:p w14:paraId="6A027608" w14:textId="5C66023B" w:rsidR="00BD3B29" w:rsidRDefault="00BD3B29" w:rsidP="00780F30">
                      <w:r>
                        <w:t>Example Reconstruction Task: a finite, continuous, 2D, Euclidean, spatial, connected domain populated with 6, precisely located, finite, randomly distributed pictures of real-world objects which will not overlap/appear on top of one another and are sampled from a finite set of possible objects. Note that the study portion is timed, there is a short delay, then the test has unlimited time. These are constraints on sampling the environment and maintaining memory more than the information contained within the configuration.</w:t>
                      </w:r>
                    </w:p>
                  </w:txbxContent>
                </v:textbox>
                <w10:wrap type="square" anchorx="margin"/>
              </v:shape>
            </w:pict>
          </mc:Fallback>
        </mc:AlternateContent>
      </w:r>
      <w:r>
        <w:br/>
      </w:r>
      <w:r>
        <w:rPr>
          <w:noProof/>
        </w:rPr>
        <w:drawing>
          <wp:inline distT="0" distB="0" distL="0" distR="0" wp14:anchorId="5B764BEC" wp14:editId="25EFBC2F">
            <wp:extent cx="3116911" cy="1685714"/>
            <wp:effectExtent l="76200" t="76200" r="64770" b="105410"/>
            <wp:docPr id="24" name="Picture 24" descr="C:\Users\Kevin\AppData\Local\Microsoft\Windows\INetCache\Content.Word\Task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AppData\Local\Microsoft\Windows\INetCache\Content.Word\Task Figure.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69" r="20618"/>
                    <a:stretch/>
                  </pic:blipFill>
                  <pic:spPr bwMode="auto">
                    <a:xfrm>
                      <a:off x="0" y="0"/>
                      <a:ext cx="3136146" cy="1696117"/>
                    </a:xfrm>
                    <a:prstGeom prst="rect">
                      <a:avLst/>
                    </a:prstGeom>
                    <a:solidFill>
                      <a:srgbClr val="FFFFFF">
                        <a:shade val="85000"/>
                      </a:srgbClr>
                    </a:solidFill>
                    <a:ln w="635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93C613" w14:textId="4D654FFD" w:rsidR="004C38FD" w:rsidRDefault="004C38FD" w:rsidP="004C38FD">
      <w:pPr>
        <w:pStyle w:val="Heading4"/>
      </w:pPr>
      <w:bookmarkStart w:id="13" w:name="_Toc497156003"/>
      <w:r>
        <w:t>Relational Invariance under Transformations</w:t>
      </w:r>
      <w:bookmarkEnd w:id="13"/>
    </w:p>
    <w:p w14:paraId="6C76D9D7" w14:textId="357CC777" w:rsidR="001F171B" w:rsidRDefault="00D91636" w:rsidP="009E7E6A">
      <w:r>
        <w:t>First, for location information, if the intent is to reconstruct an original configuration of these items, a precise reconstruction will require all 12 location numbers to be represented. However, for an approximate representation, a much more compressed option may be available. Suppose the positions of each element were encoded into a graph-like representation where the relations between a subset of the items was encoded instead of any explicit location.</w:t>
      </w:r>
      <w:r w:rsidR="00CD5D2F">
        <w:t xml:space="preserve"> This is, in fact, a representational framework posited by relational memory theory </w:t>
      </w:r>
      <w:r w:rsidR="00CD5D2F">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15 }, "schema" : "https://github.com/citation-style-language/schema/raw/master/csl-citation.json" }</w:instrText>
      </w:r>
      <w:r w:rsidR="00CD5D2F">
        <w:fldChar w:fldCharType="separate"/>
      </w:r>
      <w:r w:rsidR="00563ABB" w:rsidRPr="00563ABB">
        <w:rPr>
          <w:noProof/>
        </w:rPr>
        <w:t>(Neal J. Cohen &amp; Eichenbaum, 1993)</w:t>
      </w:r>
      <w:r w:rsidR="00CD5D2F">
        <w:fldChar w:fldCharType="end"/>
      </w:r>
      <w:r w:rsidR="00CD5D2F">
        <w:t>.</w:t>
      </w:r>
      <w:r>
        <w:t xml:space="preserve"> Now, if the graph can be represented more efficiently, only one position need be remembered precisely (i.e. the overall position of the graph within the environment). Moreover, with this representation, the positions can now be transformed in ways which are not obvious given a set of 6 unassociated points. For instance, if the space were to be scaled up or down</w:t>
      </w:r>
      <w:r w:rsidR="00D77A77">
        <w:t xml:space="preserve"> </w:t>
      </w:r>
      <w:r w:rsidR="00D77A77">
        <w:fldChar w:fldCharType="begin" w:fldLock="1"/>
      </w:r>
      <w:r w:rsidR="00D77A77">
        <w:instrText>ADDIN CSL_CITATION { "citationItems" : [ { "id" : "ITEM-1", "itemData" : { "ISSN" : "0270-6474", "PMID" : "3612226", "abstract" : "Using the techniques set out in the preceding paper (Muller et al., 1987), we investigated the response of place cells to changes in the animal's environment. The standard apparatus used was a cylinder, 76 cm in diameter, with walls 51 cm high. The interior was uniformly gray except for a white cue card that ran the full height of the wall and occupied 100 degrees of arc. The floor of the apparatus presented no obstacles to the animal's motions. Each of these major features of the apparatus was varied while the others were held constant. One set of manipulations involved the cue card. Rotating the cue card produced equal rotations of the firing fields of single cells. Changing the width of the card did not affect the size, shape, or radial position of firing fields, although sometimes the field rotated to a modest extent. Removing the cue card altogether also left the size, shape, and radial positions of firing fields unchanged, but caused fields to rotate to unpredictable angular positions. The second set of manipulations dealt with the size and shape of the apparatus wall. When the standard (small) cylinder was scaled up in diameter and height by a factor of 2, the firing fields of 36% of the cells observed in both cylinders also scaled, in the sense that the field stayed at the same angular position and at the same relative radial position. Of the cells recorded in both cylinders, 52% showed very different firing patterns in one cylinder than in the other. The remaining 12% of the cells were virtually silent in both cylinders. Similar results were obtained when individual cells were recorded in both a small and a large rectangular enclosure. By contrast, when the apparatus floor plan was changed from circular to rectangular, the firing pattern of a cell in an apparatus of one shape could not be predicted from a knowledge of the firing pattern in the other shape. The final manipulations involved placing vertical barriers into the otherwise unobstructed floor of the small cylinder. When an opaque barrier was set up to bisect a previously recorded firing field, in almost all cases the firing field was nearly abolished. This was true even though the barrier occupied only a small fraction of the firing field area. A transparent barrier was effective as the opaque barrier in attenuating firing fields. The lead base used to anchor the vertical barriers did not affect place cell firing.(ABSTRACT TRUNCATED AT 400 WORDS)", "author" : [ { "dropping-particle" : "", "family" : "Muller", "given" : "R U", "non-dropping-particle" : "", "parse-names" : false, "suffix" : "" }, { "dropping-particle" : "", "family" : "Kubie", "given" : "J L", "non-dropping-particle" : "", "parse-names" : false, "suffix" : "" } ], "container-title" : "The Journal of neuroscience : the official journal of the Society for Neuroscience", "id" : "ITEM-1", "issue" : "7", "issued" : { "date-parts" : [ [ "1987", "7" ] ] }, "page" : "1951-68", "title" : "The effects of changes in the environment on the spatial firing of hippocampal complex-spike cells.", "type" : "article-journal", "volume" : "7" }, "uris" : [ "http://www.mendeley.com/documents/?uuid=7c109c27-cf23-4a21-9c49-f618523a6429" ] } ], "mendeley" : { "formattedCitation" : "(Muller &amp; Kubie, 1987)", "manualFormatting" : "(as was done in Muller &amp; Kubie, 1987 in rodents)", "plainTextFormattedCitation" : "(Muller &amp; Kubie, 1987)", "previouslyFormattedCitation" : "(Muller &amp; Kubie, 1987)" }, "properties" : { "noteIndex" : 7 }, "schema" : "https://github.com/citation-style-language/schema/raw/master/csl-citation.json" }</w:instrText>
      </w:r>
      <w:r w:rsidR="00D77A77">
        <w:fldChar w:fldCharType="separate"/>
      </w:r>
      <w:r w:rsidR="00D77A77" w:rsidRPr="00D77A77">
        <w:rPr>
          <w:noProof/>
        </w:rPr>
        <w:t>(</w:t>
      </w:r>
      <w:r w:rsidR="00D77A77">
        <w:rPr>
          <w:noProof/>
        </w:rPr>
        <w:t xml:space="preserve">as was done in </w:t>
      </w:r>
      <w:r w:rsidR="00D77A77" w:rsidRPr="00D77A77">
        <w:rPr>
          <w:noProof/>
        </w:rPr>
        <w:t>Muller &amp; Kubie, 1987</w:t>
      </w:r>
      <w:r w:rsidR="00D77A77">
        <w:rPr>
          <w:noProof/>
        </w:rPr>
        <w:t xml:space="preserve"> in rodents</w:t>
      </w:r>
      <w:r w:rsidR="00D77A77" w:rsidRPr="00D77A77">
        <w:rPr>
          <w:noProof/>
        </w:rPr>
        <w:t>)</w:t>
      </w:r>
      <w:r w:rsidR="00D77A77">
        <w:fldChar w:fldCharType="end"/>
      </w:r>
      <w:r>
        <w:t>, the relative relations would simply be scaled up or down in accordance</w:t>
      </w:r>
      <w:r w:rsidR="00D77A77">
        <w:t xml:space="preserve"> (and in fact, Muller &amp; Kubie showed that place cell firing in an open field remapped with scaling, maintaining the relative shape of spatial firing)</w:t>
      </w:r>
      <w:r>
        <w:t xml:space="preserve">. If the space were to be translated, the graph does not change and only the global position would need to </w:t>
      </w:r>
      <w:r>
        <w:lastRenderedPageBreak/>
        <w:t>be adjusted. In fact, within a</w:t>
      </w:r>
      <w:r w:rsidR="009D7CAE">
        <w:t xml:space="preserve"> </w:t>
      </w:r>
      <w:r>
        <w:t>space like the one we’ve defined, scaling and translation are the fundamental transformations which will not require alteration of the graph</w:t>
      </w:r>
      <w:r w:rsidR="00D77A77">
        <w:t xml:space="preserve"> of relative positions</w:t>
      </w:r>
      <w:r>
        <w:t xml:space="preserve">. </w:t>
      </w:r>
      <w:r w:rsidR="00CD5D2F">
        <w:t xml:space="preserve">Interestingly, some theories of temporal memory for order also share this property of scale and translation invariance in time </w:t>
      </w:r>
      <w:r w:rsidR="00CD5D2F">
        <w:fldChar w:fldCharType="begin" w:fldLock="1"/>
      </w:r>
      <w:r w:rsidR="00CD5D2F">
        <w:instrText>ADDIN CSL_CITATION { "citationItems" : [ { "id" : "ITEM-1", "itemData" : { "DOI" : "10.1162/NECO_a_00891", "ISSN" : "1530888X", "abstract" : "Predicting the timing of future events is important for efficient planning. We propose a neural mechanism to non-destructively translate the current state of temporal memory into the future, so as to construct a timeline of future predictions. In a two-layer memory network that encodes the Laplace transform of the past, time-translation can be accomplished by modulating the connection weights between the layers. We propose that within each cycle of hippocampal theta oscillations, the memory state is swept through a range of time-translations to yield a future timeline of predictions. A physical constraint requiring coherence in time-translation across memory nodes results in a Weber-Fechner spacing for the representation of both past (memory) and future (prediction) timelines. The formalism presented here is consistent with, and inspired by the neurobiological findings of the existence of place and time cells, traveling theta waves, and theta phase precession.", "author" : [ { "dropping-particle" : "", "family" : "Shankar", "given" : "Karthik H", "non-dropping-particle" : "", "parse-names" : false, "suffix" : "" }, { "dropping-particle" : "", "family" : "Howard", "given" : "Marc W", "non-dropping-particle" : "", "parse-names" : false, "suffix" : "" } ], "id" : "ITEM-1", "issued" : { "date-parts" : [ [ "2015" ] ] }, "page" : "5", "title" : "Neural mechanism to simulate a scale-invariant future timeline", "type" : "article-journal" }, "uris" : [ "http://www.mendeley.com/documents/?uuid=f28dcb62-40c3-4c58-bddb-b93abebe4f13" ] }, { "id" : "ITEM-2", "itemData" : { "DOI" : "10.1006/jmps.2001.1388", "ISBN" : "0022-2496", "ISSN" : "00222496", "abstract" : "The principles of recency and contiguity are two cornerstones of the theoretical and empirical analysis of human memory. Recency has been alternatively explained by mechanisms of decay, displacement, and retroactive interference. Another account of recency is based on the idea of variable context (Estes, 1955; Mensink &amp; Raaijmakers, 1989). Such notions are typically cast in terms of a randomly fluctuating population of elements reflective of subtle changes in the environment or in the subjects' mental state. This random context view has recently been incorporated into distributed and neural network memory models (Murdock, 1997; Murdock, Smith, &amp; Bai, 2001). Here we propose an alternative model. Rather than being driven by random fluctuations, this formulation, the temporal context model (TCM), uses retrieval of prior contextual states to drive contextual drift. In TCM, retrieved context is an inherently asymmetric retrieval cue. This allows the model to provide a principled explanation of the widespread advantage for forward recalls in free and serial recall. Modeling data from single-trial free recall, we demonstrate that TCM can simultaneously explain recency and contiguity effects across time scales.", "author" : [ { "dropping-particle" : "", "family" : "Howard", "given" : "Marc W.", "non-dropping-particle" : "", "parse-names" : false, "suffix" : "" }, { "dropping-particle" : "", "family" : "Kahana", "given" : "Michael J.", "non-dropping-particle" : "", "parse-names" : false, "suffix" : "" } ], "container-title" : "Journal of Mathematical Psychology", "id" : "ITEM-2", "issue" : "3", "issued" : { "date-parts" : [ [ "2002" ] ] }, "page" : "269-299", "title" : "A Distributed Representation of Temporal Context", "type" : "article-journal", "volume" : "46" }, "uris" : [ "http://www.mendeley.com/documents/?uuid=5f36a4bf-3358-4293-b62d-3132ab3e0d75" ] }, { "id" : "ITEM-3", "itemData" : { "DOI" : "10.1016/j.neunet.2005.08.002", "ISBN" : "08936080", "ISSN" : "08936080", "PMID" : "16198538", "abstract" : "The temporal context model (TCM) [Howard, M. W., &amp; Kahana, M. J. (2002). A distributed representation of temporal context. Journal of Mathematical Psychology, 46(3), 269-299] was proposed to describe recency and associative effects observed in episodic recall. Episodic recall depends on an intact medial temporal lobe, a region of the brain that also supports a place code. Howard, Fotedar, Datey, and Hasselmo [Howard, M. W., Fotedar, M. S., Datey, A. V., &amp; Hasselmo, M. E. (2005). The temporal context model in spatial navigation and relational learning: Toward a common explanation of medial temporal lobe function across domains. Psychological Review, 112(1), 75-116] demonstrated that the leaky integrator that supports a gradually changing representation of temporal context in TCM is sufficient to describe properties of cells observed in ventromedial entorhinal cortex during spatial navigation if it is provided with input about the animal's current velocity. This representation of temporal context generates noisy place cells in the open field, unlike the clearly defined place cells observed in the hippocampus. Here we demonstrate that a reasonably accurate spatial representation can be extracted from temporal context with as few as eight cells, suggesting that the spatial precision observed in the place code in the hippocampus is not inconsistent with the input from a representation of temporal-spatial context in entorhinal cortex. ?? 2005 Elsevier Ltd. All rights reserved.", "author" : [ { "dropping-particle" : "", "family" : "Howard", "given" : "Marc W.", "non-dropping-particle" : "", "parse-names" : false, "suffix" : "" }, { "dropping-particle" : "", "family" : "Natu", "given" : "Vaidehi S.", "non-dropping-particle" : "", "parse-names" : false, "suffix" : "" } ], "container-title" : "Neural Networks", "id" : "ITEM-3", "issue" : "9", "issued" : { "date-parts" : [ [ "2005" ] ] }, "page" : "1150-1162", "title" : "Place from time: Reconstructing position from a distributed representation of temporal context", "type" : "article-journal", "volume" : "18" }, "uris" : [ "http://www.mendeley.com/documents/?uuid=4b11a121-b7e6-4af5-b944-c1ab0b60afa4" ] }, { "id" : "ITEM-4", "itemData" : { "DOI" : "10.1037/0033-295X.112.1.75", "ISBN" : "0033-295X", "ISSN" : "0033-295X", "PMID" : "15631589", "abstract" : "The medial temporal lobe (MTL) has been studied extensively at all levels of analysis, yet its function remains unclear. Theory regarding the cognitive function of the MTL has centered along 3 themes. Different authors have emphasized the role of the MTL in episodic recall, spatial navigation, or relational memory. Starting with the temporal context model (M. W. Howard and M. J. Kahana, 2002), a distributed memory model that has been applied to benchmark data from episodic recall tasks, the authors propose that the entorhinal cortex supports a gradually changing representation of temporal context and the hippocampus proper enables retrieval of these contextual states. Simulation studies show this hypothesis explains the firing of place cells in the entorhinal cortex and the behavioral effects of hippocampal lesion in relational memory tasks. These results constitute a first step towards a unified computational theory of MTL function that integrates neurophysiological, neuropsychological and cognitive findings.", "author" : [ { "dropping-particle" : "", "family" : "Howard", "given" : "Marc W", "non-dropping-particle" : "", "parse-names" : false, "suffix" : "" }, { "dropping-particle" : "", "family" : "Fotedar", "given" : "Mrigankka S", "non-dropping-particle" : "", "parse-names" : false, "suffix" : "" }, { "dropping-particle" : "V", "family" : "Datey", "given" : "Aditya", "non-dropping-particle" : "", "parse-names" : false, "suffix" : "" }, { "dropping-particle" : "", "family" : "Hasselmo", "given" : "Michael E", "non-dropping-particle" : "", "parse-names" : false, "suffix" : "" } ], "container-title" : "Psychol Rev", "id" : "ITEM-4", "issue" : "1", "issued" : { "date-parts" : [ [ "2005" ] ] }, "page" : "75-116", "title" : "The Temporal Context Model in spatial navigation and relational learning: Toward a common explanation of medial temporal lobe function across domains", "type" : "article-journal", "volume" : "112" }, "uris" : [ "http://www.mendeley.com/documents/?uuid=b5f34cef-956d-459c-b651-949413354569" ] } ], "mendeley" : { "formattedCitation" : "(Howard, Fotedar, Datey, &amp; Hasselmo, 2005; Howard &amp; Kahana, 2002; Howard &amp; Natu, 2005; Shankar &amp; Howard, 2015)", "plainTextFormattedCitation" : "(Howard, Fotedar, Datey, &amp; Hasselmo, 2005; Howard &amp; Kahana, 2002; Howard &amp; Natu, 2005; Shankar &amp; Howard, 2015)", "previouslyFormattedCitation" : "(Howard, Fotedar, Datey, &amp; Hasselmo, 2005; Howard &amp; Kahana, 2002; Howard &amp; Natu, 2005; Shankar &amp; Howard, 2015)" }, "properties" : { "noteIndex" : 15 }, "schema" : "https://github.com/citation-style-language/schema/raw/master/csl-citation.json" }</w:instrText>
      </w:r>
      <w:r w:rsidR="00CD5D2F">
        <w:fldChar w:fldCharType="separate"/>
      </w:r>
      <w:r w:rsidR="00CD5D2F" w:rsidRPr="00CD5D2F">
        <w:rPr>
          <w:noProof/>
        </w:rPr>
        <w:t>(Howard, Fotedar, Datey, &amp; Hasselmo, 2005; Howard &amp; Kahana, 2002; Howard &amp; Natu, 2005; Shankar &amp; Howard, 2015)</w:t>
      </w:r>
      <w:r w:rsidR="00CD5D2F">
        <w:fldChar w:fldCharType="end"/>
      </w:r>
      <w:r w:rsidR="00CD5D2F">
        <w:t xml:space="preserve">. </w:t>
      </w:r>
      <w:r>
        <w:t xml:space="preserve">Rotation, sheering, or other more complex transformations can potentially result in the relative positions of items being changed, but with scaling and translation, any item to the left of another will remain to the left, and any item on top will remain on top. This idea parallels some from physics and mathematics where certain quantities are conserved </w:t>
      </w:r>
      <w:r w:rsidR="00D77A77">
        <w:t xml:space="preserve">(or invariant) </w:t>
      </w:r>
      <w:r>
        <w:t xml:space="preserve">under certain transformations. </w:t>
      </w:r>
      <w:proofErr w:type="spellStart"/>
      <w:r>
        <w:t>Noether’s</w:t>
      </w:r>
      <w:proofErr w:type="spellEnd"/>
      <w:r>
        <w:t xml:space="preserve"> theorem</w:t>
      </w:r>
      <w:r w:rsidR="00D77A77">
        <w:t xml:space="preserve"> </w:t>
      </w:r>
      <w:r w:rsidR="00D77A77">
        <w:fldChar w:fldCharType="begin" w:fldLock="1"/>
      </w:r>
      <w:r w:rsidR="00D77A77">
        <w:instrText>ADDIN CSL_CITATION { "citationItems" : [ { "id" : "ITEM-1", "itemData" : { "DOI" : "10.1080/00411457108231446", "ISSN" : "0041-1450", "author" : [ { "dropping-particle" : "", "family" : "Noether", "given" : "Emmy", "non-dropping-particle" : "", "parse-names" : false, "suffix" : "" } ], "container-title" : "Transport Theory and Statistical Physics", "id" : "ITEM-1", "issue" : "3", "issued" : { "date-parts" : [ [ "1971", "1" ] ] }, "page" : "186-207", "title" : "Invariant variation problems", "type" : "article-journal", "volume" : "1" }, "uris" : [ "http://www.mendeley.com/documents/?uuid=27bf87f9-029e-42fa-b3f5-287141d5a4ef" ] } ], "mendeley" : { "formattedCitation" : "(Noether, 1971)", "plainTextFormattedCitation" : "(Noether, 1971)", "previouslyFormattedCitation" : "(Noether, 1971)" }, "properties" : { "noteIndex" : 7 }, "schema" : "https://github.com/citation-style-language/schema/raw/master/csl-citation.json" }</w:instrText>
      </w:r>
      <w:r w:rsidR="00D77A77">
        <w:fldChar w:fldCharType="separate"/>
      </w:r>
      <w:r w:rsidR="00D77A77" w:rsidRPr="00D77A77">
        <w:rPr>
          <w:noProof/>
        </w:rPr>
        <w:t>(Noether, 1971)</w:t>
      </w:r>
      <w:r w:rsidR="00D77A77">
        <w:fldChar w:fldCharType="end"/>
      </w:r>
      <w:r>
        <w:t xml:space="preserve">, in fact, specifically states that for any transformation (specifically, those which are differential symmetries of an action), there is some corresponding conservation law (conservation of energy is equivalent to translational symmetry in time, conversation of moment is translational symmetry in space, conservation of angular momentum is rotational symmetry in space, etc.). </w:t>
      </w:r>
      <w:commentRangeStart w:id="14"/>
      <w:r>
        <w:t xml:space="preserve">If we believe memory for the location information which describes a set of points is encoded in such a relational graph, we should similarly believe that the representation should only be conserved under those transformations which have relational </w:t>
      </w:r>
      <w:r w:rsidR="008E0545">
        <w:t>invariance</w:t>
      </w:r>
      <w:r>
        <w:t xml:space="preserve"> (i.e. scaling and translation) </w:t>
      </w:r>
      <w:r w:rsidR="008E0545">
        <w:t>but not those which lack such an invariance</w:t>
      </w:r>
      <w:r>
        <w:t xml:space="preserve"> (i.e. rotation and sheering). Moreover, we might suspect that transformations which conserve parts of the relational information (like reflection</w:t>
      </w:r>
      <w:r w:rsidR="008E0545">
        <w:t>, which conserves relations on all but the reflected axis</w:t>
      </w:r>
      <w:r>
        <w:t>) might have a graded effect on memory for the locations.</w:t>
      </w:r>
      <w:r w:rsidR="001F171B">
        <w:t xml:space="preserve"> </w:t>
      </w:r>
      <w:commentRangeEnd w:id="14"/>
      <w:r w:rsidR="00B84B98">
        <w:rPr>
          <w:rStyle w:val="CommentReference"/>
        </w:rPr>
        <w:commentReference w:id="14"/>
      </w:r>
      <w:r w:rsidR="00CD5D2F">
        <w:t>However, in 1D domains (such as time) a reflection would have a more extreme effect as it is guaranteed to damage the relational information between every item pair that isn’t directly on top of each other.</w:t>
      </w:r>
    </w:p>
    <w:p w14:paraId="42301E09" w14:textId="45EED9E2" w:rsidR="00780F30" w:rsidRDefault="00780F30" w:rsidP="00780F30">
      <w:pPr>
        <w:jc w:val="center"/>
      </w:pPr>
      <w:r>
        <w:rPr>
          <w:noProof/>
        </w:rPr>
        <mc:AlternateContent>
          <mc:Choice Requires="wps">
            <w:drawing>
              <wp:anchor distT="45720" distB="45720" distL="114300" distR="114300" simplePos="0" relativeHeight="251669504" behindDoc="0" locked="0" layoutInCell="1" allowOverlap="1" wp14:anchorId="549FED7F" wp14:editId="7CB35422">
                <wp:simplePos x="0" y="0"/>
                <wp:positionH relativeFrom="margin">
                  <wp:posOffset>163902</wp:posOffset>
                </wp:positionH>
                <wp:positionV relativeFrom="paragraph">
                  <wp:posOffset>2684049</wp:posOffset>
                </wp:positionV>
                <wp:extent cx="5581650" cy="12001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200150"/>
                        </a:xfrm>
                        <a:prstGeom prst="rect">
                          <a:avLst/>
                        </a:prstGeom>
                        <a:solidFill>
                          <a:srgbClr val="FFFFFF"/>
                        </a:solidFill>
                        <a:ln w="9525">
                          <a:solidFill>
                            <a:srgbClr val="000000"/>
                          </a:solidFill>
                          <a:miter lim="800000"/>
                          <a:headEnd/>
                          <a:tailEnd/>
                        </a:ln>
                      </wps:spPr>
                      <wps:txbx>
                        <w:txbxContent>
                          <w:p w14:paraId="4AFD209A" w14:textId="14E79676" w:rsidR="00BD3B29" w:rsidRDefault="00BD3B29"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FED7F" id="_x0000_s1031" type="#_x0000_t202" style="position:absolute;left:0;text-align:left;margin-left:12.9pt;margin-top:211.35pt;width:439.5pt;height:9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">
                <v:textbox>
                  <w:txbxContent>
                    <w:p w14:paraId="4AFD209A" w14:textId="14E79676" w:rsidR="00BD3B29" w:rsidRDefault="00BD3B29" w:rsidP="00780F30">
                      <w:r>
                        <w:t>Relational Invariance in Affine Transformation Components in 2D: Note that via an item-item relational grid, we can observe the impact of different transforms on the relations present between items. Scaling and Translation have no impact on the relations between items (though scaling impacts distance between items. On the other hand, Rotation, Sheer/Skew, and Vertical/Horizontal Reflection all can modify relations in some systematic way. However, rotation uniquely can modify both dimensions relations.</w:t>
                      </w:r>
                    </w:p>
                  </w:txbxContent>
                </v:textbox>
                <w10:wrap type="square" anchorx="margin"/>
              </v:shape>
            </w:pict>
          </mc:Fallback>
        </mc:AlternateContent>
      </w:r>
      <w:r>
        <w:rPr>
          <w:noProof/>
        </w:rPr>
        <w:drawing>
          <wp:inline distT="0" distB="0" distL="0" distR="0" wp14:anchorId="66CAE6D5" wp14:editId="078F75FF">
            <wp:extent cx="5939790" cy="2607945"/>
            <wp:effectExtent l="0" t="0" r="3810" b="1905"/>
            <wp:docPr id="26" name="Picture 26" descr="C:\Users\Kevin\AppData\Local\Microsoft\Windows\INetCache\Content.Word\transform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vin\AppData\Local\Microsoft\Windows\INetCache\Content.Word\transform relation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14:paraId="1527B987" w14:textId="77777777" w:rsidR="004C38FD" w:rsidRDefault="004C38FD" w:rsidP="004C38FD">
      <w:pPr>
        <w:pStyle w:val="Heading4"/>
      </w:pPr>
      <w:bookmarkStart w:id="15" w:name="_Toc497156004"/>
      <w:r>
        <w:lastRenderedPageBreak/>
        <w:t>Precision and Identity Information</w:t>
      </w:r>
      <w:bookmarkEnd w:id="15"/>
    </w:p>
    <w:p w14:paraId="268FFF73" w14:textId="45890030" w:rsidR="00D91636" w:rsidRDefault="001F171B" w:rsidP="009E7E6A">
      <w:r>
        <w:t>Of course, the precision of the memory for the graph position and for the relational information may vary as well, but this can be treated as different types of noise which can be</w:t>
      </w:r>
      <w:r w:rsidR="00B84B98">
        <w:t xml:space="preserve"> quantified in particular ways. The Precision and Binding Model </w:t>
      </w:r>
      <w:r w:rsidR="00B84B98">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7 }, "schema" : "https://github.com/citation-style-language/schema/raw/master/csl-citation.json" }</w:instrText>
      </w:r>
      <w:r w:rsidR="00B84B98">
        <w:fldChar w:fldCharType="separate"/>
      </w:r>
      <w:r w:rsidR="0016123B" w:rsidRPr="0016123B">
        <w:rPr>
          <w:noProof/>
        </w:rPr>
        <w:t>(Yonelinas, 2013a)</w:t>
      </w:r>
      <w:r w:rsidR="00B84B98">
        <w:fldChar w:fldCharType="end"/>
      </w:r>
      <w:r w:rsidR="00B84B98">
        <w:t xml:space="preserve"> suggests that the hippocampus is critical for binding precise, high resolution information, and the associated measures of precision used in testing this model </w:t>
      </w:r>
      <w:r w:rsidR="008F2984">
        <w:t xml:space="preserve">(a variable sized accuracy window) </w:t>
      </w:r>
      <w:r w:rsidR="00B84B98">
        <w:t xml:space="preserve">is one example of a quantification method which shows promise </w:t>
      </w:r>
      <w:r w:rsidR="00B84B98">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7 }, "schema" : "https://github.com/citation-style-language/schema/raw/master/csl-citation.json" }</w:instrText>
      </w:r>
      <w:r w:rsidR="00B84B98">
        <w:fldChar w:fldCharType="separate"/>
      </w:r>
      <w:r w:rsidR="005F0DD8" w:rsidRPr="005F0DD8">
        <w:rPr>
          <w:noProof/>
        </w:rPr>
        <w:t>(Kolarik et al., 2016, 2017)</w:t>
      </w:r>
      <w:r w:rsidR="00B84B98">
        <w:fldChar w:fldCharType="end"/>
      </w:r>
      <w:r w:rsidR="00B84B98">
        <w:t>. However, this model addresses precision in continuous domains, not precision for discrete information, and it does not address the specifics of how different binding configurations might influence memory.</w:t>
      </w:r>
      <w:r w:rsidR="008F2984">
        <w:t xml:space="preserve"> Moreover, because the theory addresses behavior in a Virtual Morris Water Maze with a platform as the target entity, there is no identity information and no item-item relational information (item-environment relational information is present in the form of platform-landmark relations).</w:t>
      </w:r>
      <w:r w:rsidR="00B84B98">
        <w:t xml:space="preserve"> Relational memory theory </w:t>
      </w:r>
      <w:r w:rsidR="00B84B98">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7 }, "schema" : "https://github.com/citation-style-language/schema/raw/master/csl-citation.json" }</w:instrText>
      </w:r>
      <w:r w:rsidR="00B84B98">
        <w:fldChar w:fldCharType="separate"/>
      </w:r>
      <w:r w:rsidR="00563ABB" w:rsidRPr="00563ABB">
        <w:rPr>
          <w:noProof/>
        </w:rPr>
        <w:t>(Neal J. Cohen &amp; Eichenbaum, 1993)</w:t>
      </w:r>
      <w:r w:rsidR="00B84B98">
        <w:fldChar w:fldCharType="end"/>
      </w:r>
      <w:r w:rsidR="00B84B98">
        <w:t xml:space="preserve">, on the other hand, very directly addresses how memory for arbitrary relations might form a flexible representation (in the graph-like manner discussed previously). However, even once we accept that a graph-like representation is at the core of memory for reconstruction, the problem is still far from solved. </w:t>
      </w:r>
      <w:r>
        <w:t xml:space="preserve">We don’t know, for instance, if a subset of the items </w:t>
      </w:r>
      <w:proofErr w:type="gramStart"/>
      <w:r>
        <w:t>are</w:t>
      </w:r>
      <w:proofErr w:type="gramEnd"/>
      <w:r>
        <w:t xml:space="preserve"> being represented relationally, bound to each other, while a single item is being bound to some aspect of the environment in exclusion of the other items. </w:t>
      </w:r>
      <w:commentRangeStart w:id="16"/>
      <w:r w:rsidR="0017410B">
        <w:t xml:space="preserve">Additionally, the presence of higher-order organizational information (such as contextual information) might bias the reconstruction in ways which are </w:t>
      </w:r>
      <w:r w:rsidR="008F2984">
        <w:t>measurable</w:t>
      </w:r>
      <w:r w:rsidR="0017410B">
        <w:t xml:space="preserve"> in the change of position of the groups of entities which share that higher-order </w:t>
      </w:r>
      <w:r w:rsidR="0039551B">
        <w:t>property</w:t>
      </w:r>
      <w:r w:rsidR="0017410B">
        <w:t>. The exact definition of context</w:t>
      </w:r>
      <w:r w:rsidR="0039551B">
        <w:t>, however,</w:t>
      </w:r>
      <w:r w:rsidR="0017410B">
        <w:t xml:space="preserve"> is a topic of heavy debate and will not be resolved in this work.</w:t>
      </w:r>
      <w:commentRangeEnd w:id="16"/>
      <w:r w:rsidR="008F2984">
        <w:rPr>
          <w:rStyle w:val="CommentReference"/>
        </w:rPr>
        <w:commentReference w:id="16"/>
      </w:r>
    </w:p>
    <w:p w14:paraId="7D479971" w14:textId="75CA1AC0" w:rsidR="005C3793" w:rsidRDefault="005C3793" w:rsidP="009E7E6A">
      <w:r>
        <w:t xml:space="preserve">Now, for identity information, we also have several possibilities. If the identity information is being convolved with some aspect of the spatial information, we would expect it to be subject to the same transformation and </w:t>
      </w:r>
      <w:r w:rsidR="008F2984">
        <w:t>invariance</w:t>
      </w:r>
      <w:r>
        <w:t xml:space="preserve"> rules outlined in the previous paragraph. If, however, the items are being bound to particular locations</w:t>
      </w:r>
      <w:r w:rsidR="00BE1935">
        <w:t xml:space="preserve"> </w:t>
      </w:r>
      <w:r w:rsidR="00BE1935">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"(as was suggested in Watson, Voss, Warren, Tranel, &amp; Cohen, 2013)", "plainTextFormattedCitation" : "(Watson et al., 2013)", "previouslyFormattedCitation" : "(Watson et al., 2013)" }, "properties" : { "noteIndex" : 17 }, "schema" : "https://github.com/citation-style-language/schema/raw/master/csl-citation.json" }</w:instrText>
      </w:r>
      <w:r w:rsidR="00BE1935">
        <w:fldChar w:fldCharType="separate"/>
      </w:r>
      <w:r w:rsidR="00BE1935" w:rsidRPr="00BE1935">
        <w:rPr>
          <w:noProof/>
        </w:rPr>
        <w:t>(</w:t>
      </w:r>
      <w:r w:rsidR="00BE1935">
        <w:rPr>
          <w:noProof/>
        </w:rPr>
        <w:t xml:space="preserve">as was suggested in </w:t>
      </w:r>
      <w:r w:rsidR="00BE1935" w:rsidRPr="00BE1935">
        <w:rPr>
          <w:noProof/>
        </w:rPr>
        <w:t>Watson, Voss, Warren, Tranel, &amp; Cohen, 2013)</w:t>
      </w:r>
      <w:r w:rsidR="00BE1935">
        <w:fldChar w:fldCharType="end"/>
      </w:r>
      <w:r>
        <w:t xml:space="preserve">, these bindings might be subject to their own </w:t>
      </w:r>
      <w:r w:rsidR="00781588">
        <w:t>invariance</w:t>
      </w:r>
      <w:r>
        <w:t xml:space="preserve"> rules. This situation is more likely if the items are arbitrary, i.e. they just as easily could have been any item. Arbitrary items cannot be as easily convolved with location as no expectancy can be formed about what item should be associated with a given location. In reality, arbitrary items may still end up with alternative associations by chance (for instance, if an image of a plane happens to appear over an image of a tree, this obviously has a location-identity association which is non-arbitrary</w:t>
      </w:r>
      <w:r w:rsidR="008F2984">
        <w:t xml:space="preserve"> as planes tend to fly over trees</w:t>
      </w:r>
      <w:r>
        <w:t xml:space="preserve">, but it may have occurred by chance), but if the items are arbitrary, we can imagine them, in some way, as a disjoint domain of their own which must be bound to the continuous, connected domain of space. This binding </w:t>
      </w:r>
      <w:r w:rsidR="008F2984">
        <w:t xml:space="preserve">may </w:t>
      </w:r>
      <w:r>
        <w:t xml:space="preserve">not be damaged by transformation of the space as it is being done via creating arbitrary relations from single points to identities. The various identities, however, could end up confused in some way if that information was not remembered but the location information was. In this way, particular identities might be assigned to the wrong location, or identities might switch places. If the relations are arbitrary, these errors should be thought of as distinct from the sorts which might result from some failure to remember location. </w:t>
      </w:r>
    </w:p>
    <w:p w14:paraId="2E4F0672" w14:textId="74D56DC0" w:rsidR="00327E3C" w:rsidRDefault="00327E3C" w:rsidP="00327E3C">
      <w:pPr>
        <w:jc w:val="center"/>
      </w:pPr>
      <w:r>
        <w:rPr>
          <w:noProof/>
        </w:rPr>
        <w:lastRenderedPageBreak/>
        <mc:AlternateContent>
          <mc:Choice Requires="wps">
            <w:drawing>
              <wp:anchor distT="45720" distB="45720" distL="114300" distR="114300" simplePos="0" relativeHeight="251673600" behindDoc="0" locked="0" layoutInCell="1" allowOverlap="1" wp14:anchorId="6976E1F9" wp14:editId="5EF75F2E">
                <wp:simplePos x="0" y="0"/>
                <wp:positionH relativeFrom="margin">
                  <wp:posOffset>109220</wp:posOffset>
                </wp:positionH>
                <wp:positionV relativeFrom="paragraph">
                  <wp:posOffset>1843405</wp:posOffset>
                </wp:positionV>
                <wp:extent cx="5581650" cy="1748155"/>
                <wp:effectExtent l="0" t="0" r="19050" b="23495"/>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748155"/>
                        </a:xfrm>
                        <a:prstGeom prst="rect">
                          <a:avLst/>
                        </a:prstGeom>
                        <a:solidFill>
                          <a:srgbClr val="FFFFFF"/>
                        </a:solidFill>
                        <a:ln w="9525">
                          <a:solidFill>
                            <a:srgbClr val="000000"/>
                          </a:solidFill>
                          <a:miter lim="800000"/>
                          <a:headEnd/>
                          <a:tailEnd/>
                        </a:ln>
                      </wps:spPr>
                      <wps:txbx>
                        <w:txbxContent>
                          <w:p w14:paraId="150BDF8D" w14:textId="5D8AB5A1" w:rsidR="00BD3B29" w:rsidRDefault="00BD3B29" w:rsidP="00327E3C">
                            <w:r>
                              <w:t>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6E1F9" id="_x0000_s1032" type="#_x0000_t202" style="position:absolute;left:0;text-align:left;margin-left:8.6pt;margin-top:145.15pt;width:439.5pt;height:137.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">
                <v:textbox>
                  <w:txbxContent>
                    <w:p w14:paraId="150BDF8D" w14:textId="5D8AB5A1" w:rsidR="00BD3B29" w:rsidRDefault="00BD3B29" w:rsidP="00327E3C">
                      <w:r>
                        <w:t>Examples of different identity binding methods. Item-Location Bindings to Known Locations assumes that item identities are being associated to particular locations and the locations are being remembered independently. Item-Location and Item-Item Binding to Partially Known Locations shows how, even in the absence of perfect location information, item-item relations can allow imprecise reconstruction of locations. Similarly, item-location binding can still be present, but identity can be misassigned even with perfect memory for location (i.e. the chair and the car are switched). Although we cannot easily know the particular representation being used by an individual on a particular trial, we can observe when these various errors occur and narrow down the possible representations and the information which is lacking.</w:t>
                      </w:r>
                    </w:p>
                  </w:txbxContent>
                </v:textbox>
                <w10:wrap type="square" anchorx="margin"/>
              </v:shape>
            </w:pict>
          </mc:Fallback>
        </mc:AlternateContent>
      </w:r>
      <w:r w:rsidR="00A4507A">
        <w:rPr>
          <w:noProof/>
        </w:rPr>
        <w:drawing>
          <wp:inline distT="0" distB="0" distL="0" distR="0" wp14:anchorId="1E309B04" wp14:editId="3618A362">
            <wp:extent cx="5932805" cy="1733550"/>
            <wp:effectExtent l="0" t="0" r="0" b="0"/>
            <wp:docPr id="221" name="Picture 221" descr="C:\Users\Kevin\AppData\Local\Microsoft\Windows\INetCache\Content.Word\identity-location 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dentity-location relati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p>
    <w:p w14:paraId="5335B433" w14:textId="26EB6E82" w:rsidR="004C38FD" w:rsidRDefault="004C38FD" w:rsidP="004C38FD">
      <w:pPr>
        <w:pStyle w:val="Heading4"/>
      </w:pPr>
      <w:bookmarkStart w:id="17" w:name="_Toc497156005"/>
      <w:r>
        <w:t>Sampling and Encoding During Study</w:t>
      </w:r>
      <w:bookmarkEnd w:id="17"/>
    </w:p>
    <w:p w14:paraId="3ED68CDF" w14:textId="031F148C" w:rsidR="00636D16" w:rsidRDefault="00636D16" w:rsidP="009E7E6A">
      <w:r>
        <w:t>Finally, the discussion up until now has been exclusive to the representational and retrieval portion of memory, but it largely neglects the encoding aspect of reconstruction. When performing a reconstruction task, individuals are given some amount of time to study the information. During this time, there are numerous behaviors which might be performed in order to attempt to gather the information. The structure of human sensory systems is such that we generally sample specific aspects of information one-at-a-time, rather than assimilating the whole environment simultaneously</w:t>
      </w:r>
      <w:r w:rsidR="00BE1935">
        <w:t xml:space="preserve"> </w:t>
      </w:r>
      <w:r w:rsidR="00BE1935">
        <w:fldChar w:fldCharType="begin" w:fldLock="1"/>
      </w:r>
      <w:r w:rsidR="00BE1935">
        <w:instrText>ADDIN CSL_CITATION { "citationItems" : [ { "id" : "ITEM-1", "itemData" : { "DOI" : "10.1177/0301006615600645", "ISBN" : "10.1177/0301006615600645", "ISSN" : "0301-0066", "abstract" : "For many years, researchers have studied visual recognition with objects -- single, clean, clear, and isolated objects, presented to subjects at the center of the screen. In our real environment, however, objects do not appear so neatly. Our visual world is a stimulating scenery mess; fragments, colors, occlusions, motions, eye movements, context, and distraction all affect perception. In this volume, pioneering researchers address the visual cognition of scenes from neuroimaging, psychology, modeling, electrophysiology, and computer vision perspectives. Building on past research -- and accepting the challenge of applying what we have learned from the study of object recognition to the visual cognition of scenes -- these leading scholars consider issues of spatial vision, context, rapid perception, emotion, attention, memory, and the neural mechanisms underlying scene representation. Taken together, their contributions offer a snapshot of our current knowledge of how we understand scenes and the visual world around us.", "author" : [ { "dropping-particle" : "", "family" : "Kveraga", "given" : "Kestutis", "non-dropping-particle" : "", "parse-names" : false, "suffix" : "" }, { "dropping-particle" : "", "family" : "Bar", "given" : "Moshe", "non-dropping-particle" : "", "parse-names" : false, "suffix" : "" } ], "id" : "ITEM-1", "issued" : { "date-parts" : [ [ "2015" ] ] }, "number-of-pages" : "331", "title" : "Scene Vision: Making Sense of What We See", "type" : "book" }, "uris" : [ "http://www.mendeley.com/documents/?uuid=6c949152-ab0d-4df1-8bb5-1ff6922364b6" ] } ], "mendeley" : { "formattedCitation" : "(Kveraga &amp; Bar, 2015)", "manualFormatting" : "(see Kveraga &amp; Bar, 2015 for a thorough treatment of the topic)", "plainTextFormattedCitation" : "(Kveraga &amp; Bar, 2015)", "previouslyFormattedCitation" : "(Kveraga &amp; Bar, 2015)" }, "properties" : { "noteIndex" : 17 }, "schema" : "https://github.com/citation-style-language/schema/raw/master/csl-citation.json" }</w:instrText>
      </w:r>
      <w:r w:rsidR="00BE1935">
        <w:fldChar w:fldCharType="separate"/>
      </w:r>
      <w:r w:rsidR="00BE1935" w:rsidRPr="00BE1935">
        <w:rPr>
          <w:noProof/>
        </w:rPr>
        <w:t>(</w:t>
      </w:r>
      <w:r w:rsidR="00BE1935">
        <w:rPr>
          <w:noProof/>
        </w:rPr>
        <w:t xml:space="preserve">see </w:t>
      </w:r>
      <w:r w:rsidR="00BE1935" w:rsidRPr="00BE1935">
        <w:rPr>
          <w:noProof/>
        </w:rPr>
        <w:t>Kveraga &amp; Bar, 2015</w:t>
      </w:r>
      <w:r w:rsidR="00BE1935">
        <w:rPr>
          <w:noProof/>
        </w:rPr>
        <w:t xml:space="preserve"> for a thorough treatment of the topic</w:t>
      </w:r>
      <w:r w:rsidR="00BE1935" w:rsidRPr="00BE1935">
        <w:rPr>
          <w:noProof/>
        </w:rPr>
        <w:t>)</w:t>
      </w:r>
      <w:r w:rsidR="00BE1935">
        <w:fldChar w:fldCharType="end"/>
      </w:r>
      <w:r>
        <w:t xml:space="preserve">. This sampling behavior is of particular interest as it is </w:t>
      </w:r>
      <w:r w:rsidR="00BE1935">
        <w:t xml:space="preserve">often </w:t>
      </w:r>
      <w:r>
        <w:t>measurable. If the information being studies is all visual (such as a computer screen task), the eyes will be the only sampling medium and, as such, the movement of the eyes in some way determines the information which can be encoded.</w:t>
      </w:r>
      <w:r w:rsidR="00BE1935">
        <w:t xml:space="preserve"> Eye movements have been successfully used to identify critical differences between viewing patterns in hippocampal damaged individuals and comparison participants due to memory </w:t>
      </w:r>
      <w:r w:rsidR="00BE1935">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"id" : "ITEM-2", "itemData" : { "DOI" : "10.1016/j.neuron.2009.08.025", "ISBN" : "1097-4199 (Electronic)\\r1097-4199 (Linking)", "ISSN" : "08966273", "author" : [ { "dropping-particle" : "", "family" : "Hannula", "given" : "Deborah E.", "non-dropping-particle" : "", "parse-names" : false, "suffix" : "" }, { "dropping-particle" : "", "family" : "Ranganath", "given" : "Charan", "non-dropping-particle" : "", "parse-names" : false, "suffix" : "" } ], "container-title" : "Neuron", "id" : "ITEM-2", "issue" : "5", "issued" : { "date-parts" : [ [ "2009", "9" ] ] }, "page" : "592-599", "title" : "The Eyes Have It: Hippocampal Activity Predicts Expression of Memory in Eye Movements", "type" : "article-journal", "volume" : "63" }, "uris" : [ "http://www.mendeley.com/documents/?uuid=65e9f8de-500e-482f-83f0-1f2cf061c614" ] } ], "mendeley" : { "formattedCitation" : "(Neal J. Cohen &amp; Banich, 2003; Deborah E. Hannula &amp; Ranganath, 2009)", "plainTextFormattedCitation" : "(Neal J. Cohen &amp; Banich, 2003; Deborah E. Hannula &amp; Ranganath, 2009)", "previouslyFormattedCitation" : "(Neal J. Cohen &amp; Banich, 2003; Deborah E. Hannula &amp; Ranganath, 2009)" }, "properties" : { "noteIndex" : 18 }, "schema" : "https://github.com/citation-style-language/schema/raw/master/csl-citation.json" }</w:instrText>
      </w:r>
      <w:r w:rsidR="00BE1935">
        <w:fldChar w:fldCharType="separate"/>
      </w:r>
      <w:r w:rsidR="00563ABB" w:rsidRPr="00563ABB">
        <w:rPr>
          <w:noProof/>
        </w:rPr>
        <w:t>(Neal J. Cohen &amp; Banich, 2003; Deborah E. Hannula &amp; Ranganath, 2009)</w:t>
      </w:r>
      <w:r w:rsidR="00BE1935">
        <w:fldChar w:fldCharType="end"/>
      </w:r>
      <w:r w:rsidR="00BE1935">
        <w:t>.</w:t>
      </w:r>
      <w:r>
        <w:t xml:space="preserve"> In Virtual Reality or Real-World environments, navigation (the combination of body-movement and eye-movement) provides a more flexible form of sampling</w:t>
      </w:r>
      <w:r w:rsidR="00BE1935">
        <w:t xml:space="preserve"> (and, in fact, eye movements can be a subset of this sampling as the technology to sample eye movement at the same time as head movement and environment position has been available for nearly 20 years; </w:t>
      </w:r>
      <w:r w:rsidR="00BE1935">
        <w:fldChar w:fldCharType="begin" w:fldLock="1"/>
      </w:r>
      <w:r w:rsidR="00BE1935">
        <w:instrText>ADDIN CSL_CITATION { "citationItems" : [ { "id" : "ITEM-1", "itemData" : { "DOI" : "10.1145/355017.355031", "ISBN" : "1581132808", "author" : [ { "dropping-particle" : "", "family" : "Duchowski", "given" : "Andrew T.", "non-dropping-particle" : "", "parse-names" : false, "suffix" : "" }, { "dropping-particle" : "", "family" : "Shivashankaraiah", "given" : "Vinay", "non-dropping-particle" : "", "parse-names" : false, "suffix" : "" }, { "dropping-particle" : "", "family" : "Rawls", "given" : "Tim", "non-dropping-particle" : "", "parse-names" : false, "suffix" : "" }, { "dropping-particle" : "", "family" : "Gramopadhye", "given" : "Anand K.", "non-dropping-particle" : "", "parse-names" : false, "suffix" : "" }, { "dropping-particle" : "", "family" : "Melloy", "given" : "Brian J.", "non-dropping-particle" : "", "parse-names" : false, "suffix" : "" }, { "dropping-particle" : "", "family" : "Kanki", "given" : "Barbara", "non-dropping-particle" : "", "parse-names" : false, "suffix" : "" } ], "container-title" : "Proceedings of the symposium on Eye tracking research &amp; applications - ETRA '00", "id" : "ITEM-1", "issued" : { "date-parts" : [ [ "2000" ] ] }, "page" : "89-96", "publisher" : "ACM Press", "publisher-place" : "New York, New York, USA", "title" : "Binocular eye tracking in virtual reality for inspection training", "type" : "paper-conference" }, "uris" : [ "http://www.mendeley.com/documents/?uuid=fa600ae6-f0ae-4cb6-ade0-f3e59b490c11" ] } ], "mendeley" : { "formattedCitation" : "(Duchowski et al., 2000)", "manualFormatting" : "Duchowski et al., 2000", "plainTextFormattedCitation" : "(Duchowski et al., 2000)", "previouslyFormattedCitation" : "(Duchowski et al., 2000)" }, "properties" : { "noteIndex" : 18 }, "schema" : "https://github.com/citation-style-language/schema/raw/master/csl-citation.json" }</w:instrText>
      </w:r>
      <w:r w:rsidR="00BE1935">
        <w:fldChar w:fldCharType="separate"/>
      </w:r>
      <w:r w:rsidR="00BE1935" w:rsidRPr="00BE1935">
        <w:rPr>
          <w:noProof/>
        </w:rPr>
        <w:t>Duchowski et al., 2000</w:t>
      </w:r>
      <w:r w:rsidR="00BE1935">
        <w:fldChar w:fldCharType="end"/>
      </w:r>
      <w:r w:rsidR="00BE1935">
        <w:t>)</w:t>
      </w:r>
      <w:r>
        <w:t>. In either case, sampling comes down to a stream of information which is received by the system whose contents can be guided by in-the-moment demands</w:t>
      </w:r>
      <w:r w:rsidR="00BE1935">
        <w:t xml:space="preserve">; in fact the Covert, Rapid, Action-Memory Simulation (CRAMS) model specifically addresses this sort of rapid, in the moment, memory guided decision making, suggesting that prefrontal-hippocampal interactions provide rapid simulations of potential outcomes of decisions in order to guide behavior </w:t>
      </w:r>
      <w:r w:rsidR="00BE1935">
        <w:fldChar w:fldCharType="begin" w:fldLock="1"/>
      </w:r>
      <w:r w:rsidR="005F0DD8">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et al., 2015)", "plainTextFormattedCitation" : "(Wang et al., 2015)", "previouslyFormattedCitation" : "(Wang et al., 2015)" }, "properties" : { "noteIndex" : 18 }, "schema" : "https://github.com/citation-style-language/schema/raw/master/csl-citation.json" }</w:instrText>
      </w:r>
      <w:r w:rsidR="00BE1935">
        <w:fldChar w:fldCharType="separate"/>
      </w:r>
      <w:r w:rsidR="005F0DD8" w:rsidRPr="005F0DD8">
        <w:rPr>
          <w:noProof/>
        </w:rPr>
        <w:t>(Wang et al., 2015)</w:t>
      </w:r>
      <w:r w:rsidR="00BE1935">
        <w:fldChar w:fldCharType="end"/>
      </w:r>
      <w:r>
        <w:t xml:space="preserve">. If the task at hand has few demands, very little sampling will be required, however, in a demanding task, extensive sampling may be required to acquire the necessary information. Task are sometimes designed to require </w:t>
      </w:r>
      <w:r>
        <w:lastRenderedPageBreak/>
        <w:t xml:space="preserve">participants to sample particular aspects of an environment (via masking all but some small region of the </w:t>
      </w:r>
      <w:r w:rsidR="00341020">
        <w:t xml:space="preserve">environment, a la </w:t>
      </w:r>
      <w:r w:rsidR="00341020">
        <w:fldChar w:fldCharType="begin" w:fldLock="1"/>
      </w:r>
      <w:r w:rsidR="00341020">
        <w:instrText>ADDIN CSL_CITATION { "citationItems" : [ { "id" : "ITEM-1", "itemData" : { "abstract" : "Oftentimes, adaptive behavior relies on using memory for past events to guide upcoming decisions. To achieve this, memory structures in the brain interact with structures that exert cognitive control over the expression of such memories. This thesis investigated such interactions \u2013 the use of memory representations recently formed to guide adaptive behavior in the moment. The medial temporal lobe (MTL) is critical for human memory. Its role in memory at long delays is well-established, while its contribution to memory at short delays had not been appreciated until recently, when studies specifically targeted the kind of processing it has come to be known for \u2013 binding of arbitrary relations among items in scenes or events into relational memory representations. In contrast, the role of the prefrontal cortex (PFC) in memory on this timescale has been well studied. One consequence of new insights about the role of MTL in memory under short delays is the question of how PFC fits into the picture. The framework for the work performed here is that the PFC exerts cognitive control over relational memory representations supported by the MTL. The first experiment further shortened the delay, and investigated the role of the hippocampus in relational binding when there was no imposed delay. Using a restricted viewing paradigm, it was found that the hippocampus was critical for binding sequential glimpses into a coherent representation to guide exploration of a scene. The result demonstrated that, through its role in relational binding, the hippocampus contributes to task performance regardless of delays. The second experiment followed up on this finding, and investigated control processes carried out by the PFC that interact with MTL-based relational representations during ongoing behavior. iii Using fMRI, PFC-MTL interactions were studied using a search task that required frequent updates of cue-outcome relations. It was found that both the PFC and the hippocampus were involved during ongoing task performance but they displayed different activity profiles. Negatively correlated activity between the PFC and the hippocampus further suggested that the two regions were important for different aspects of the task. The third experiment focused on one type of cognitive control exerted by the PFC \u2013 interference resolution. In an fMRI experiment, it was found that the inferior frontal gyrus was active during interference resolution caused by recently studied object-loca\u2026", "author" : [ { "dropping-particle" : "", "family" : "Yee", "given" : "Ting Sum Lydia", "non-dropping-particle" : "", "parse-names" : false, "suffix" : "" } ], "id" : "ITEM-1", "issued" : { "date-parts" : [ [ "2012" ] ] }, "number-of-pages" : "137", "publisher" : "University of Illinois Urbana-Champaign", "title" : "Medial Temporal Lobe and Prefrontal Cortex Contributions to Memory Expressed on Short Timescales", "type" : "thesis" }, "uris" : [ "http://www.mendeley.com/documents/?uuid=5f7bf909-0076-4381-9dbf-d4771ce80792" ] } ], "mendeley" : { "formattedCitation" : "(Yee, 2012)", "manualFormatting" : "Yee, 2012", "plainTextFormattedCitation" : "(Yee, 2012)", "previouslyFormattedCitation" : "(Yee, 2012)" }, "properties" : { "noteIndex" : 18 }, "schema" : "https://github.com/citation-style-language/schema/raw/master/csl-citation.json" }</w:instrText>
      </w:r>
      <w:r w:rsidR="00341020">
        <w:fldChar w:fldCharType="separate"/>
      </w:r>
      <w:r w:rsidR="00341020" w:rsidRPr="00341020">
        <w:rPr>
          <w:noProof/>
        </w:rPr>
        <w:t>Yee, 2012</w:t>
      </w:r>
      <w:r w:rsidR="00341020">
        <w:fldChar w:fldCharType="end"/>
      </w:r>
      <w:r w:rsidR="00341020">
        <w:t>,</w:t>
      </w:r>
      <w:r>
        <w:t xml:space="preserve"> or by forcing the participant to acknowledge sampling of particular aspects of the environment before proceeding, for example), and these demands may also bias behavior in particular ways. Sampling is a complicated topic, and as such, it will only be examined in relation to the test performance and not in a more holistic, information rich </w:t>
      </w:r>
      <w:r w:rsidR="00341020">
        <w:t>manner</w:t>
      </w:r>
      <w:r>
        <w:t>.</w:t>
      </w:r>
    </w:p>
    <w:p w14:paraId="15DB8BEB" w14:textId="0E6A0353" w:rsidR="004C38FD" w:rsidRPr="004C38FD" w:rsidRDefault="004C38FD" w:rsidP="008600D6">
      <w:pPr>
        <w:pStyle w:val="Heading2"/>
      </w:pPr>
      <w:bookmarkStart w:id="18" w:name="_Toc497156006"/>
      <w:r>
        <w:t>Overview of Chapters</w:t>
      </w:r>
      <w:bookmarkEnd w:id="18"/>
    </w:p>
    <w:p w14:paraId="47E71490" w14:textId="6711DDA5" w:rsidR="00015541" w:rsidRDefault="00FB30EF" w:rsidP="009E7E6A">
      <w:r>
        <w:t xml:space="preserve">The remainder of this document will discuss algorithmic and mathematical formulations of these ideas for the </w:t>
      </w:r>
      <w:r w:rsidR="00636D16">
        <w:t xml:space="preserve">aforementioned </w:t>
      </w:r>
      <w:r>
        <w:t>example of 2D space and show that, as hinted at earlier, hippocampal damage does uniquely impair some but not all of these measures of performance in reconstruction</w:t>
      </w:r>
      <w:r w:rsidR="004C38FD">
        <w:t xml:space="preserve"> (Chapter 1)</w:t>
      </w:r>
      <w:r>
        <w:t>. Later sections will extend these methods to a temporal domain and show how, despite its differences, it might be treated in much the same way as we treat space</w:t>
      </w:r>
      <w:r w:rsidR="004C38FD">
        <w:t xml:space="preserve"> </w:t>
      </w:r>
      <w:r w:rsidR="00163223">
        <w:t xml:space="preserve">for the purposes of comparing memory in spatial and temporal domains </w:t>
      </w:r>
      <w:r w:rsidR="004C38FD">
        <w:t>(Chapter 2)</w:t>
      </w:r>
      <w:r w:rsidR="00636D16">
        <w:t xml:space="preserve">. </w:t>
      </w:r>
      <w:r w:rsidR="00163223">
        <w:t>T</w:t>
      </w:r>
      <w:r w:rsidR="00636D16">
        <w:t>emporal and spatial domains may share many similarities, but errors in each may be distinct in other ways which can be seen in reconstruction performance. In particular, contextual information may have a similar influence on memory in both space and time, when it comes to precise remembering of location information, but relational information may be in some way different in these two domains.</w:t>
      </w:r>
      <w:r>
        <w:t xml:space="preserve"> Finally, we will examine aspects of sampling of a </w:t>
      </w:r>
      <w:r w:rsidR="00636D16">
        <w:t>domain</w:t>
      </w:r>
      <w:r>
        <w:t xml:space="preserve"> which might influence the ability to remember and reconstruct information</w:t>
      </w:r>
      <w:r w:rsidR="004C38FD">
        <w:t xml:space="preserve"> (Chapter 3)</w:t>
      </w:r>
      <w:r>
        <w:t xml:space="preserve">. </w:t>
      </w:r>
    </w:p>
    <w:p w14:paraId="5DD9C6E2" w14:textId="0912C075" w:rsidR="004C38FD" w:rsidRDefault="004C38FD" w:rsidP="004C38FD">
      <w:pPr>
        <w:pStyle w:val="Heading4"/>
      </w:pPr>
      <w:bookmarkStart w:id="19" w:name="_Toc497156007"/>
      <w:r>
        <w:t>Reconstructing Relational Information</w:t>
      </w:r>
      <w:bookmarkEnd w:id="19"/>
    </w:p>
    <w:p w14:paraId="2F6DF11E" w14:textId="287AB42D" w:rsidR="004C38FD" w:rsidRDefault="00840BB5" w:rsidP="004C38FD">
      <w:r>
        <w:t>In the first Chapter, a</w:t>
      </w:r>
      <w:r w:rsidR="003E29F6">
        <w:t xml:space="preserve"> computational</w:t>
      </w:r>
      <w:r>
        <w:t xml:space="preserve"> framework based on the theories outlined so far in the introduction is established which attempts to approach </w:t>
      </w:r>
      <w:r w:rsidR="003E29F6">
        <w:t xml:space="preserve">the task of </w:t>
      </w:r>
      <w:r>
        <w:t>inferring information about spatial reconstruction performance</w:t>
      </w:r>
      <w:r w:rsidR="00B014D4">
        <w:t xml:space="preserve"> in hippocampal damaged patients from a principled perspective, making as few assumptions as possible and carefully defining different </w:t>
      </w:r>
      <w:r w:rsidR="00B014D4">
        <w:rPr>
          <w:i/>
        </w:rPr>
        <w:t>types</w:t>
      </w:r>
      <w:r w:rsidR="00B014D4">
        <w:t xml:space="preserve"> of spatial relational information which are quantifiable in a reconstruction. Previous work has identified misplacement (i.e. the sum of Euclidean distance of the reconstructed locations of items to their target locations) as an error which shows greater magnitude in hippocampal damaged patients than comparison participants</w:t>
      </w:r>
      <w:r w:rsidR="003E29F6">
        <w:t xml:space="preserve"> </w:t>
      </w:r>
      <w:r w:rsidR="009D7CAE">
        <w:fldChar w:fldCharType="begin" w:fldLock="1"/>
      </w:r>
      <w:r w:rsidR="009D7CAE">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"plainTextFormattedCitation" : "(Huttenlocher &amp; Presson, 1979)", "previouslyFormattedCitation" : "(Huttenlocher &amp; Presson, 1979)" }, "properties" : { "noteIndex" : 18 }, "schema" : "https://github.com/citation-style-language/schema/raw/master/csl-citation.json" }</w:instrText>
      </w:r>
      <w:r w:rsidR="009D7CAE">
        <w:fldChar w:fldCharType="separate"/>
      </w:r>
      <w:r w:rsidR="009D7CAE" w:rsidRPr="009D7CAE">
        <w:rPr>
          <w:noProof/>
        </w:rPr>
        <w:t>(Huttenlocher &amp; Presson, 1979)</w:t>
      </w:r>
      <w:r w:rsidR="009D7CAE">
        <w:fldChar w:fldCharType="end"/>
      </w:r>
      <w:r w:rsidR="00B014D4">
        <w:t>, and more recent work has hypothesized that some of this may be due to swapping of item identities between otherwise remembered locations</w:t>
      </w:r>
      <w:r w:rsidR="009D7CAE">
        <w:t xml:space="preserve"> </w:t>
      </w:r>
      <w:r w:rsidR="009D7CAE">
        <w:fldChar w:fldCharType="begin" w:fldLock="1"/>
      </w:r>
      <w:r w:rsidR="009D7CAE">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19 }, "schema" : "https://github.com/citation-style-language/schema/raw/master/csl-citation.json" }</w:instrText>
      </w:r>
      <w:r w:rsidR="009D7CAE">
        <w:fldChar w:fldCharType="separate"/>
      </w:r>
      <w:r w:rsidR="009D7CAE" w:rsidRPr="009D7CAE">
        <w:rPr>
          <w:noProof/>
        </w:rPr>
        <w:t>(Watson et al., 2013)</w:t>
      </w:r>
      <w:r w:rsidR="009D7CAE">
        <w:fldChar w:fldCharType="end"/>
      </w:r>
      <w:r w:rsidR="00B014D4">
        <w:t>. The work here expands on these ideas with a far more precise mathematical formulation of errors involving misassignments of items, global transformations (i.e. translation, scaling, and rotation), and swaps/cycles of items which are misassigned as a group. 3 hippocampal damaged patients are evaluated in a computer-based spatial reconstruction task with 6 unique items and 32 trials. 9 age and education matched comparison participants perform the same task. In agreement with previous theories of relational memory and hippocampal damage, single-item misassignments (i.e. placing of an item in another item’s location) are significantly more common in hippocampal damaged individuals than comparisons. Moreover, patients and comparisons do not show a difference in the number of locations which are correctly reconstructed with some item (though not necessarily the correct item identity). This suggests that certain relational information is being maintained, potentially via an alternate representation leveraging other brain regions and/or memory systems.</w:t>
      </w:r>
    </w:p>
    <w:p w14:paraId="3A5C39A3" w14:textId="7B24AF3E" w:rsidR="00B014D4" w:rsidRDefault="00B014D4" w:rsidP="004C38FD">
      <w:r>
        <w:t xml:space="preserve">Furthermore, despite previously identified differences in swapping between patient and comparison participants, with these more sensitive measures, we show that this difference is only </w:t>
      </w:r>
      <w:r w:rsidR="009D7CAE">
        <w:t>present</w:t>
      </w:r>
      <w:r>
        <w:t xml:space="preserve"> </w:t>
      </w:r>
      <w:r w:rsidR="009D7CAE">
        <w:t>at</w:t>
      </w:r>
      <w:r>
        <w:t xml:space="preserve"> low set-sizes (i.e. few items, &lt;=4, in the reconstruction). At 5 items, comparison participants begin to commit identity-location spatial relational errors and, at this point, we find that no difference is present </w:t>
      </w:r>
      <w:r>
        <w:lastRenderedPageBreak/>
        <w:t xml:space="preserve">between patients and comparisons in the number of compound errors (swaps and cycles of items). Additionally, although identity information does account for the majority of the difference between patient and comparison participants, a significant difference remains in their misplacement even after all corrections are made. This “local” misplacement may represent a deficit in precision as described by others </w:t>
      </w:r>
      <w:r>
        <w:fldChar w:fldCharType="begin" w:fldLock="1"/>
      </w:r>
      <w:r w:rsidR="005F0DD8">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"title" : "The hippocampus supports high-resolution binding in the service of perception, working memory and long-term memory", "type" : "article-journal", "volume" : "254" }, "uris" : [ "http://www.mendeley.com/documents/?uuid=f7c00f9e-e7b0-4f92-b990-76efd4f03c4e" ] }, { "id" : "ITEM-2",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"ITEM-2",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Yonelinas, 2013b)", "plainTextFormattedCitation" : "(Kolarik et al., 2016, 2017; Yonelinas, 2013b)", "previouslyFormattedCitation" : "(Kolarik et al., 2016, 2017; Yonelinas, 2013b)" }, "properties" : { "noteIndex" : 16 }, "schema" : "https://github.com/citation-style-language/schema/raw/master/csl-citation.json" }</w:instrText>
      </w:r>
      <w:r>
        <w:fldChar w:fldCharType="separate"/>
      </w:r>
      <w:r w:rsidR="005F0DD8" w:rsidRPr="005F0DD8">
        <w:rPr>
          <w:noProof/>
        </w:rPr>
        <w:t>(Kolarik et al., 2016, 2017; Yonelinas, 2013b)</w:t>
      </w:r>
      <w:r>
        <w:fldChar w:fldCharType="end"/>
      </w:r>
      <w:r>
        <w:t>.</w:t>
      </w:r>
    </w:p>
    <w:p w14:paraId="3C7333FC" w14:textId="6B83A643" w:rsidR="005035E2" w:rsidRPr="00B014D4" w:rsidRDefault="005035E2" w:rsidP="004C38FD">
      <w:r>
        <w:t>This work serves two primary purposes: first, the paper establishes a methodological framework for making inferences about spatial reconstruction performance (and, in general, reconstruction performance in any domain) which makes minimal assumptions and approaches the issue from a principled perspective. Second, the work shows that not only are previous theoretical accounts of relational memory and the hippocampus consistent with this work, but that, critically, it is the arbitrary identity-location information (i.e. the information which “could have just as easily been anything”) which is impaired in hippocampal damaged patients, not the overall location information. This work speculates as to how such information might be maintained or represented, but future studies which are not part of this work will be necessary to clarify how some relational information might still be maintained via alternate mechanisms.</w:t>
      </w:r>
    </w:p>
    <w:p w14:paraId="6545C817" w14:textId="77777777" w:rsidR="004C38FD" w:rsidRDefault="004C38FD" w:rsidP="00E6156C">
      <w:pPr>
        <w:pStyle w:val="Heading4"/>
      </w:pPr>
      <w:bookmarkStart w:id="20" w:name="_Toc497156008"/>
      <w:r w:rsidRPr="004C38FD">
        <w:t>Memory</w:t>
      </w:r>
      <w:r>
        <w:t xml:space="preserve"> during </w:t>
      </w:r>
      <w:r w:rsidRPr="004C38FD">
        <w:t>Time Travel: Spatiotemporal Navigation, Contextual Boundaries, and Relational Memory Errors in Virtual Reality</w:t>
      </w:r>
      <w:bookmarkEnd w:id="20"/>
    </w:p>
    <w:p w14:paraId="692645B1" w14:textId="2A4D6F75" w:rsidR="004C38FD" w:rsidRDefault="00D46AB1" w:rsidP="004C38FD">
      <w:r>
        <w:t>Beyond just the spatial domain, episodic memory (which is critically supported by the hippocampus</w:t>
      </w:r>
      <w:r w:rsidR="009D7CAE">
        <w:t xml:space="preserve">; </w:t>
      </w:r>
      <w:r w:rsidR="009D7CAE">
        <w:fldChar w:fldCharType="begin" w:fldLock="1"/>
      </w:r>
      <w:r w:rsidR="009D7CAE">
        <w:instrText>ADDIN CSL_CITATION { "citationItems" : [ { "id" : "ITEM-1", "itemData" : { "DOI" : "10.1146/annurev.psych.53.100901.135114", "ISSN" : "0066-4308", "author" : [ { "dropping-particle" : "", "family" : "Tulving", "given" : "Endel", "non-dropping-particle" : "", "parse-names" : false, "suffix" : "" } ], "container-title" : "Annual Review of Psychology", "id" : "ITEM-1", "issue" : "1", "issued" : { "date-parts" : [ [ "2002", "2" ] ] }, "page" : "1-25", "title" : "Episodic Memory: From Mind to Brain", "type" : "article-journal", "volume" : "53" }, "uris" : [ "http://www.mendeley.com/documents/?uuid=b79f4581-a325-4837-a34e-b9767c2881b0" ] } ], "mendeley" : { "formattedCitation" : "(Tulving, 2002a)", "manualFormatting" : "Tulving, 2002a", "plainTextFormattedCitation" : "(Tulving, 2002a)", "previouslyFormattedCitation" : "(Tulving, 2002a)" }, "properties" : { "noteIndex" : 19 }, "schema" : "https://github.com/citation-style-language/schema/raw/master/csl-citation.json" }</w:instrText>
      </w:r>
      <w:r w:rsidR="009D7CAE">
        <w:fldChar w:fldCharType="separate"/>
      </w:r>
      <w:r w:rsidR="009D7CAE" w:rsidRPr="009D7CAE">
        <w:rPr>
          <w:noProof/>
        </w:rPr>
        <w:t>Tulving, 2002a</w:t>
      </w:r>
      <w:r w:rsidR="009D7CAE">
        <w:fldChar w:fldCharType="end"/>
      </w:r>
      <w:r>
        <w:t>) involves the temporal domain as well. There is an extensive literature studying the temporal domain showing that humans naturally segment events into discrete regions in time</w:t>
      </w:r>
      <w:r w:rsidR="009D7CAE">
        <w:t xml:space="preserve"> </w:t>
      </w:r>
      <w:r w:rsidR="009D7CAE">
        <w:fldChar w:fldCharType="begin" w:fldLock="1"/>
      </w:r>
      <w:r w:rsidR="005F0DD8">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"http://www.mendeley.com/documents/?uuid=374fed2d-64dd-42cf-8f9d-d76127b3d6c0" ] } ], "mendeley" : { "formattedCitation" : "(Zacks et al., 2007a)", "plainTextFormattedCitation" : "(Zacks et al., 2007a)", "previouslyFormattedCitation" : "(Zacks et al., 2007a)" }, "properties" : { "noteIndex" : 19 }, "schema" : "https://github.com/citation-style-language/schema/raw/master/csl-citation.json" }</w:instrText>
      </w:r>
      <w:r w:rsidR="009D7CAE">
        <w:fldChar w:fldCharType="separate"/>
      </w:r>
      <w:r w:rsidR="005F0DD8" w:rsidRPr="005F0DD8">
        <w:rPr>
          <w:noProof/>
        </w:rPr>
        <w:t>(Zacks et al., 2007a)</w:t>
      </w:r>
      <w:r w:rsidR="009D7CAE">
        <w:fldChar w:fldCharType="end"/>
      </w:r>
      <w:r>
        <w:t>, that contextual boundaries impact perceived distances across time</w:t>
      </w:r>
      <w:r w:rsidR="009D7CAE">
        <w:t xml:space="preserve"> </w:t>
      </w:r>
      <w:r w:rsidR="009D7CAE">
        <w:fldChar w:fldCharType="begin" w:fldLock="1"/>
      </w:r>
      <w:r w:rsidR="009D7CAE">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19 }, "schema" : "https://github.com/citation-style-language/schema/raw/master/csl-citation.json" }</w:instrText>
      </w:r>
      <w:r w:rsidR="009D7CAE">
        <w:fldChar w:fldCharType="separate"/>
      </w:r>
      <w:r w:rsidR="009D7CAE" w:rsidRPr="009D7CAE">
        <w:rPr>
          <w:noProof/>
        </w:rPr>
        <w:t>(DuBrow &amp; Davachi, 2013)</w:t>
      </w:r>
      <w:r w:rsidR="009D7CAE">
        <w:fldChar w:fldCharType="end"/>
      </w:r>
      <w:r>
        <w:t>, that order memory is impacted by recency, contiguity, and primacy effects</w:t>
      </w:r>
      <w:r w:rsidR="009D7CAE">
        <w:t xml:space="preserve"> </w:t>
      </w:r>
      <w:r w:rsidR="009D7CAE">
        <w:fldChar w:fldCharType="begin" w:fldLock="1"/>
      </w:r>
      <w:r w:rsidR="009D7CAE">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Shankar, Aue, &amp; Criss, 2015)", "plainTextFormattedCitation" : "(Howard, Shankar, Aue, &amp; Criss, 2015)", "previouslyFormattedCitation" : "(Howard, Shankar, Aue, &amp; Criss, 2015)" }, "properties" : { "noteIndex" : 19 }, "schema" : "https://github.com/citation-style-language/schema/raw/master/csl-citation.json" }</w:instrText>
      </w:r>
      <w:r w:rsidR="009D7CAE">
        <w:fldChar w:fldCharType="separate"/>
      </w:r>
      <w:r w:rsidR="009D7CAE" w:rsidRPr="009D7CAE">
        <w:rPr>
          <w:noProof/>
        </w:rPr>
        <w:t>(Howard, Shankar, Aue, &amp; Criss, 2015)</w:t>
      </w:r>
      <w:r w:rsidR="009D7CAE">
        <w:fldChar w:fldCharType="end"/>
      </w:r>
      <w:r>
        <w:t xml:space="preserve">, and an enormous litany of other discoveries, all which make the same crucial assumption – that time need always be sampled differently than space, i.e. always forward. The work presented in this section shows that this assumption is not necessary and space and time can be put on a more equal footing, allowing free exploration </w:t>
      </w:r>
      <w:r w:rsidR="008A336E">
        <w:t>of both domains simultaneously</w:t>
      </w:r>
      <w:r w:rsidR="00BB7D0D">
        <w:t xml:space="preserve"> (known as a Spatiotemporal Navigation Task) in Virtual Reality (VR)</w:t>
      </w:r>
      <w:r w:rsidR="008A336E">
        <w:t xml:space="preserve">. </w:t>
      </w:r>
      <w:r w:rsidR="00BB7D0D">
        <w:t>Virtual Reality allows increased measurement and control capabilities over other methods, increasing a sense of presence, and providing greater ecological validity than more traditional methods</w:t>
      </w:r>
      <w:r w:rsidR="009D7CAE">
        <w:t xml:space="preserve"> </w:t>
      </w:r>
      <w:r w:rsidR="009D7CAE">
        <w:fldChar w:fldCharType="begin" w:fldLock="1"/>
      </w:r>
      <w:r w:rsidR="009D7CAE">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"id" : "ITEM-2", "itemData" : { "DOI" : "10.1016/j.compenvurbsys.2015.09.006", "ISSN" : "01989715", "abstract" : "Virtual reality (VR) allows for highly-detailed observations, accurate behavior measurements, and systematic environmental manipulations under controlled laboratory circumstances. It therefore has the potential to be a valuable research tool for studies in human-environment interaction, such as building usability studies and post- as well as pre-occupancy building evaluation in architectural research and practice. In order to fully understand VR as a valid environmental representation, it is essential to examine to what extent not only user cognition and behavior, but also users' experiences are analogous in real and virtual environments. This work presents a multi-method approach with two studies that investigated the correspondence of building users' experience in a real conference center and a highly-detailed virtual model of the same building as well as a third study that virtually implemented systematic redesigns to the existing building layout. In the context of reporting users' experiential building evaluations, this article discusses the potential, prerequisites and opportunities for the implementation of virtual environments as an empirical research tool in the field of human-environment interaction. Based on quantitative data, few statistically significant differences between ratings of the real and the virtual building were found; however analyses based on qualitative data revealed differences relating to atmospherics. The main conclusion of this article is that VR has a strong potential to be used as an empirical research tool in psychological and architectural research and that future studies could supplement behavioral validation.", "author" : [ { "dropping-particle" : "", "family" : "Kuliga", "given" : "S. F.", "non-dropping-particle" : "", "parse-names" : false, "suffix" : "" }, { "dropping-particle" : "", "family" : "Thrash", "given" : "T.", "non-dropping-particle" : "", "parse-names" : false, "suffix" : "" }, { "dropping-particle" : "", "family" : "Dalton", "given" : "R. C.", "non-dropping-particle" : "", "parse-names" : false, "suffix" : "" }, { "dropping-particle" : "", "family" : "H\u00f6lscher", "given" : "C.", "non-dropping-particle" : "", "parse-names" : false, "suffix" : "" } ], "container-title" : "Computers, Environment and Urban Systems", "id" : "ITEM-2", "issued" : { "date-parts" : [ [ "2015", "10" ] ] }, "page" : "363-375", "title" : "Virtual reality as an empirical research tool - Exploring user experience in a real building and a corresponding virtual model", "type" : "article-journal", "volume" : "54" }, "uris" : [ "http://www.mendeley.com/documents/?uuid=d9816b3d-16ec-49e6-bb77-027fbd4103f3" ] } ], "mendeley" : { "formattedCitation" : "(Kuliga, Thrash, Dalton, &amp; H\u00f6lscher, 2015; Schultheis, Himelstein, &amp; Rizzo, 2002)", "plainTextFormattedCitation" : "(Kuliga, Thrash, Dalton, &amp; H\u00f6lscher, 2015; Schultheis, Himelstein, &amp; Rizzo, 2002)", "previouslyFormattedCitation" : "(Kuliga, Thrash, Dalton, &amp; H\u00f6lscher, 2015; Schultheis, Himelstein, &amp; Rizzo, 2002)" }, "properties" : { "noteIndex" : 20 }, "schema" : "https://github.com/citation-style-language/schema/raw/master/csl-citation.json" }</w:instrText>
      </w:r>
      <w:r w:rsidR="009D7CAE">
        <w:fldChar w:fldCharType="separate"/>
      </w:r>
      <w:r w:rsidR="009D7CAE" w:rsidRPr="009D7CAE">
        <w:rPr>
          <w:noProof/>
        </w:rPr>
        <w:t>(Kuliga, Thrash, Dalton, &amp; Hölscher, 2015; Schultheis, Himelstein, &amp; Rizzo, 2002)</w:t>
      </w:r>
      <w:r w:rsidR="009D7CAE">
        <w:fldChar w:fldCharType="end"/>
      </w:r>
      <w:r w:rsidR="00BB7D0D">
        <w:t xml:space="preserve">. </w:t>
      </w:r>
      <w:r w:rsidR="008A336E">
        <w:t>Many of the same effects seen in more traditional tasks can be seen in this spatiotemporal navigation task (context boundary effects</w:t>
      </w:r>
      <w:r w:rsidR="002C7262">
        <w:t xml:space="preserve"> – in which items which share context are remembered as closer together and items across contexts further apart</w:t>
      </w:r>
      <w:r w:rsidR="008A336E">
        <w:t>, misassignments</w:t>
      </w:r>
      <w:r w:rsidR="002C7262">
        <w:t xml:space="preserve"> – where one event is placed in another event’s location</w:t>
      </w:r>
      <w:r w:rsidR="008A336E">
        <w:t>, overall misplacement improvement</w:t>
      </w:r>
      <w:r w:rsidR="002C7262">
        <w:t xml:space="preserve"> – i.e. the sum of the Euclidean distances of all events to their targets</w:t>
      </w:r>
      <w:r w:rsidR="008A336E">
        <w:t>), some of which may be surprising given the ability to traverse the timeline freely, but some unique differences can be found between space and time when comparing relational information in each domain.</w:t>
      </w:r>
    </w:p>
    <w:p w14:paraId="28628C4F" w14:textId="3171D770" w:rsidR="008A336E" w:rsidRDefault="00953D3B" w:rsidP="004C38FD">
      <w:r>
        <w:t xml:space="preserve">Leveraging the methodological work from Chapter 1, </w:t>
      </w:r>
      <w:r w:rsidR="00BB7D0D">
        <w:t xml:space="preserve">Chapter 2 shows </w:t>
      </w:r>
      <w:r>
        <w:t xml:space="preserve">that misassignment in time (i.e. placing an </w:t>
      </w:r>
      <w:r w:rsidR="00BB7D0D">
        <w:t xml:space="preserve">event in another event’s temporal location) is far more likely than misassignment in space (i.e. placing an event in another event’s spatial location) in healthy young adults even with the ability to freely explore both domains. This difference is persistent across trials, with spatial misassignment dropping to near floor level accuracy by the last trial while temporal misassignment remains significantly higher. However, a significant linear trend is present in the temporal misassignment across trial suggesting it might eventually reach floor if more trials were utilized. This result is interesting in light of </w:t>
      </w:r>
      <w:r w:rsidR="00BB7D0D">
        <w:lastRenderedPageBreak/>
        <w:t xml:space="preserve">work by Howard Eichenbaum </w:t>
      </w:r>
      <w:r w:rsidR="009D7CAE">
        <w:t xml:space="preserve">and colleagues </w:t>
      </w:r>
      <w:r w:rsidR="00BB7D0D">
        <w:t>showing the existence of time cells in the hippocampus which fire in relation to specific points in time</w:t>
      </w:r>
      <w:r w:rsidR="009D7CAE">
        <w:t xml:space="preserve"> </w:t>
      </w:r>
      <w:r w:rsidR="009D7CAE">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"ITEM-2",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B. Kraus et al., 2013)", "plainTextFormattedCitation" : "(Eichenbaum, 2014; B. Kraus et al., 2013)", "previouslyFormattedCitation" : "(Eichenbaum, 2014; B. Kraus et al., 2013)" }, "properties" : { "noteIndex" : 20 }, "schema" : "https://github.com/citation-style-language/schema/raw/master/csl-citation.json" }</w:instrText>
      </w:r>
      <w:r w:rsidR="009D7CAE">
        <w:fldChar w:fldCharType="separate"/>
      </w:r>
      <w:r w:rsidR="005F0DD8" w:rsidRPr="005F0DD8">
        <w:rPr>
          <w:noProof/>
        </w:rPr>
        <w:t>(Eichenbaum, 2014; B. Kraus et al., 2013)</w:t>
      </w:r>
      <w:r w:rsidR="009D7CAE">
        <w:fldChar w:fldCharType="end"/>
      </w:r>
      <w:r w:rsidR="00BB7D0D">
        <w:t>. It also raises questions of if these time cells are firing in accordance with an allocentric perspective on time (similarly to place cells) or an egocentric perspective</w:t>
      </w:r>
      <w:r w:rsidR="009D7CAE">
        <w:t xml:space="preserve"> (i.e. based on the subjective moment in time regardless of where in the series of events the individual is present)</w:t>
      </w:r>
      <w:r w:rsidR="00BB7D0D">
        <w:t xml:space="preserve">. Based on what we know of other selective cells in the hippocampus (i.e. orientation selective), it’s reasonable to assume that time cells are in reference to allocentric time, however without the manipulation allowing for allocentric and egocentric perspectives on a timeline, it is </w:t>
      </w:r>
      <w:r w:rsidR="009D7CAE">
        <w:t>difficult</w:t>
      </w:r>
      <w:r w:rsidR="00BB7D0D">
        <w:t xml:space="preserve"> to dissociate the two. This task presents such a manipulation which might one day lead to a better understanding of these temporal representations.</w:t>
      </w:r>
    </w:p>
    <w:p w14:paraId="00ED4BE6" w14:textId="26065C8A" w:rsidR="00BB7D0D" w:rsidRDefault="00BB7D0D" w:rsidP="004C38FD">
      <w:r>
        <w:t>This task does not simply address spatial and temporal reconstruction in isolation, however, it also contains temporal contextual information in the form of changing background colors in the environment at different moments in time. Using these temporal contexts, temporal context boundary effects can be assessed. Although these effects have been looked at in temporal order in previous experiments</w:t>
      </w:r>
      <w:r w:rsidR="002B4E05">
        <w:t xml:space="preserve"> </w:t>
      </w:r>
      <w:r w:rsidR="002B4E05">
        <w:fldChar w:fldCharType="begin" w:fldLock="1"/>
      </w:r>
      <w:r w:rsidR="002B4E05">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"ITEM-2",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Ezzyat &amp; Davachi, 2014)", "plainTextFormattedCitation" : "(DuBrow &amp; Davachi, 2013; Ezzyat &amp; Davachi, 2014)", "previouslyFormattedCitation" : "(DuBrow &amp; Davachi, 2013; Ezzyat &amp; Davachi, 2014)" }, "properties" : { "noteIndex" : 20 }, "schema" : "https://github.com/citation-style-language/schema/raw/master/csl-citation.json" }</w:instrText>
      </w:r>
      <w:r w:rsidR="002B4E05">
        <w:fldChar w:fldCharType="separate"/>
      </w:r>
      <w:r w:rsidR="002B4E05" w:rsidRPr="002B4E05">
        <w:rPr>
          <w:noProof/>
        </w:rPr>
        <w:t>(DuBrow &amp; Davachi, 2013; Ezzyat &amp; Davachi, 2014)</w:t>
      </w:r>
      <w:r w:rsidR="002B4E05">
        <w:fldChar w:fldCharType="end"/>
      </w:r>
      <w:r>
        <w:t>, those experiments never allowed the participant to freely transition between contexts at will, reexplore contexts as much as they would like, and retest on the same information several times (to improve overall memory). In this task, participants repeated the same event sequence 4 times, improving their memory on each subsequent trial. Despite improvements in performance across nearly every other metric, temporal context boundary effects did not diminish across trials.</w:t>
      </w:r>
      <w:r w:rsidR="002C7262">
        <w:t xml:space="preserve"> This strongly suggests that this “error” in placement is, in fact, a bias created by an organizational principle which uses context to separate groups of events from one another.</w:t>
      </w:r>
      <w:r w:rsidR="00356DD5">
        <w:t xml:space="preserve"> This suggestion is consistent with other computational models of the impact of temporal context on memory </w:t>
      </w:r>
      <w:r w:rsidR="00356DD5">
        <w:fldChar w:fldCharType="begin" w:fldLock="1"/>
      </w:r>
      <w:r w:rsidR="00356DD5">
        <w:instrText>ADDIN CSL_CITATION { "citationItems" : [ { "id" : "ITEM-1", "itemData" : { "DOI" : "10.1523/JNEUROSCI.5808-12.2014", "ISBN" : "1529-2401 (Electronic)\\r0270-6474 (Linking)", "ISSN" : "0270-6474", "PMID" : "24672015", "abstract" : "The medial temporal lobe (MTL) is believed to support episodic memory, vivid recollection of a specific event situated in a particular place at a particular time. There is ample neurophysiological evidence that the MTL computes location in allocentric space and more recent evidence that the MTL also codes for time. Space and time represent a similar computational challenge; both are variables that cannot be simply calculated from the immediately available sensory information. We introduce a simple mathematical framework that computes functions of both spatial location and time as special cases of a more general computation. In this framework, experience unfolding in time is encoded via a set of leaky integrators. These leaky integrators encode the Laplace transform of their input. The information contained in the transform can be recovered using an approximation to the inverse Laplace transform. In the temporal domain, the resulting representation reconstructs the temporal history. By integrating movements, the equations give rise to a representation of the path taken to arrive at the present location. By modulating the transform with information about allocentric velocity, the equations code for position of a landmark. Simulated cells show a close correspondence to neurons observed in various regions for all three cases. In the temporal domain, novel secondary analyses of hippocampal time cells verified several qualitative predictions of the model. An integrated representation of spatiotemporal context can be computed by taking conjunctions of these elemental inputs, leading to a correspondence with conjunctive neural representations observed in dorsal CA1.", "author" : [ { "dropping-particle" : "", "family" : "Howard", "given" : "Marc W", "non-dropping-particle" : "", "parse-names" : false, "suffix" : "" }, { "dropping-particle" : "", "family" : "MacDonald", "given" : "C. J.", "non-dropping-particle" : "", "parse-names" : false, "suffix" : "" }, { "dropping-particle" : "", "family" : "Tiganj", "given" : "Zoran", "non-dropping-particle" : "", "parse-names" : false, "suffix" : "" }, { "dropping-particle" : "", "family" : "Shankar", "given" : "Karthik H", "non-dropping-particle" : "", "parse-names" : false, "suffix" : "" }, { "dropping-particle" : "", "family" : "Du", "given" : "Qian", "non-dropping-particle" : "", "parse-names" : false, "suffix" : "" }, { "dropping-particle" : "", "family" : "Hasselmo", "given" : "Michael E", "non-dropping-particle" : "", "parse-names" : false, "suffix" : "" }, { "dropping-particle" : "", "family" : "Eichenbaum", "given" : "Howard", "non-dropping-particle" : "", "parse-names" : false, "suffix" : "" } ], "container-title" : "Journal of Neuroscience", "id" : "ITEM-1", "issue" : "13", "issued" : { "date-parts" : [ [ "2014" ] ] }, "page" : "4692-4707", "title" : "A Unified Mathematical Framework for Coding Time, Space, and Sequences in the Hippocampal Region", "type" : "article-journal", "volume" : "34" }, "uris" : [ "http://www.mendeley.com/documents/?uuid=e55c6108-783b-4ac8-b2cc-72b3b440ced1" ] } ], "mendeley" : { "formattedCitation" : "(Howard et al., 2014)", "plainTextFormattedCitation" : "(Howard et al., 2014)", "previouslyFormattedCitation" : "(Howard et al., 2014)" }, "properties" : { "noteIndex" : 20 }, "schema" : "https://github.com/citation-style-language/schema/raw/master/csl-citation.json" }</w:instrText>
      </w:r>
      <w:r w:rsidR="00356DD5">
        <w:fldChar w:fldCharType="separate"/>
      </w:r>
      <w:r w:rsidR="00356DD5" w:rsidRPr="00356DD5">
        <w:rPr>
          <w:noProof/>
        </w:rPr>
        <w:t>(Howard et al., 2014)</w:t>
      </w:r>
      <w:r w:rsidR="00356DD5">
        <w:fldChar w:fldCharType="end"/>
      </w:r>
      <w:r w:rsidR="00356DD5">
        <w:t>, however, these models do not generally allow for the assumption of free traversal of time.</w:t>
      </w:r>
    </w:p>
    <w:p w14:paraId="58EB8A8A" w14:textId="1EFF592B" w:rsidR="002C7262" w:rsidRDefault="002C7262" w:rsidP="004C38FD">
      <w:r>
        <w:t xml:space="preserve">Interestingly, this contextual bias does not just impact the distance judgements of items, but contextual information also biases relational information in time (i.e. temporal misassignments, from earlier in this section). If misassignments occurred to any location by chance, an item would have an approximately 14% chance of occurring at a location which is within the same context as its original location. However, across all trials, a significantly higher number (over 40%) of misassignments are to same context locations. Moreover, this effect actually increases across trials as the impact of context on distance judgements holds steady and the overall number of misassignments decreases, suggesting that this bias is not easily corrected with restudy and reflects an organizational principle which causes within-context items to be associated to each other but not necessarily with the same precision on an individual-item level. </w:t>
      </w:r>
      <w:commentRangeStart w:id="21"/>
      <w:r>
        <w:t>Interestingly, this finding (i.e. that contextual boundaries might make memory for the order of within-context items worse) is consistent with one account of contextual boundaries (</w:t>
      </w:r>
      <w:proofErr w:type="spellStart"/>
      <w:r>
        <w:t>Davachi</w:t>
      </w:r>
      <w:proofErr w:type="spellEnd"/>
      <w:r>
        <w:t>?) but not others (</w:t>
      </w:r>
      <w:proofErr w:type="spellStart"/>
      <w:r>
        <w:t>Zachs</w:t>
      </w:r>
      <w:proofErr w:type="spellEnd"/>
      <w:r>
        <w:t>).</w:t>
      </w:r>
      <w:commentRangeEnd w:id="21"/>
      <w:r w:rsidR="00356DD5">
        <w:rPr>
          <w:rStyle w:val="CommentReference"/>
        </w:rPr>
        <w:commentReference w:id="21"/>
      </w:r>
    </w:p>
    <w:p w14:paraId="2D09CA28" w14:textId="44D6C970" w:rsidR="002C7262" w:rsidRDefault="002C7262" w:rsidP="004C38FD">
      <w:r>
        <w:t>Together, these methods serve as a first step towards a more comprehensive understanding of episodic memory and relational memory in domains other than space, showing that, when we put space and time on a more equal footing, we can study both domains with more flexibility and fidelity to illuminate critical elements of the organization of memory.</w:t>
      </w:r>
    </w:p>
    <w:p w14:paraId="01E75DEC" w14:textId="77777777" w:rsidR="004C38FD" w:rsidRDefault="004C38FD" w:rsidP="004C38FD">
      <w:pPr>
        <w:pStyle w:val="Heading4"/>
      </w:pPr>
      <w:bookmarkStart w:id="22" w:name="_Toc497156009"/>
      <w:commentRangeStart w:id="23"/>
      <w:r>
        <w:t>Spatiotemporal Navigation, Sampling, and Information Encoding in Virtual Reality</w:t>
      </w:r>
      <w:commentRangeEnd w:id="23"/>
      <w:r>
        <w:rPr>
          <w:rStyle w:val="CommentReference"/>
          <w:rFonts w:asciiTheme="minorHAnsi" w:eastAsiaTheme="minorHAnsi" w:hAnsiTheme="minorHAnsi" w:cstheme="minorBidi"/>
          <w:i w:val="0"/>
          <w:iCs w:val="0"/>
          <w:color w:val="auto"/>
        </w:rPr>
        <w:commentReference w:id="23"/>
      </w:r>
      <w:bookmarkEnd w:id="22"/>
    </w:p>
    <w:p w14:paraId="0E012745" w14:textId="0D4AE16A" w:rsidR="004C38FD" w:rsidRDefault="00927DDA" w:rsidP="004C38FD">
      <w:r>
        <w:t xml:space="preserve">This section is currently incomplete, however some preliminary data is presented, as well as planned analyses and hypotheses whose associated data is already collected but yet to be analyzed. Previous </w:t>
      </w:r>
      <w:r>
        <w:lastRenderedPageBreak/>
        <w:t>sections have highlighted primarily test results, while leaving study-time behavior largely unaddressed. This section describes various measures of study-time performance in the most complex case of the tasks discussed in this work, the spatiotemporal navigation task. Previous work on eye tracking in the iPosition task has revealed a variety of visual sampling phenomena which are predictive of aspects of memory and reconstruction</w:t>
      </w:r>
      <w:r w:rsidR="00FE49F1">
        <w:t xml:space="preserve"> </w:t>
      </w:r>
      <w:r w:rsidR="00FE49F1">
        <w:fldChar w:fldCharType="begin" w:fldLock="1"/>
      </w:r>
      <w:r w:rsidR="00563ABB">
        <w:instrText>ADDIN CSL_CITATION { "citationItems" : [ { "id" : "ITEM-1", "itemData" : { "author" : [ { "dropping-particle" : "", "family" : "Cohen", "given" : "Neal J.", "non-dropping-particle" : "", "parse-names" : false, "suffix" : "" }, { "dropping-particle" : "", "family" : "Banich", "given" : "Marie T.", "non-dropping-particle" : "", "parse-names" : false, "suffix" : "" } ], "container-title" : "Cognitive Neuroscience and Neuropsychology", "edition" : "2", "id" : "ITEM-1", "issued" : { "date-parts" : [ [ "2003" ] ] }, "page" : "322-364", "publisher" : "Houghton-Mifflin", "publisher-place" : "Boston", "title" : "Memory", "type" : "chapter" }, "uris" : [ "http://www.mendeley.com/documents/?uuid=e4f54071-e199-4256-9135-1bf559c4cc55" ] } ], "mendeley" : { "formattedCitation" : "(Neal J. Cohen &amp; Banich, 2003)", "plainTextFormattedCitation" : "(Neal J. Cohen &amp; Banich, 2003)", "previouslyFormattedCitation" : "(Neal J. Cohen &amp; Banich, 2003)" }, "properties" : { "noteIndex" : 21 }, "schema" : "https://github.com/citation-style-language/schema/raw/master/csl-citation.json" }</w:instrText>
      </w:r>
      <w:r w:rsidR="00FE49F1">
        <w:fldChar w:fldCharType="separate"/>
      </w:r>
      <w:r w:rsidR="00563ABB" w:rsidRPr="00563ABB">
        <w:rPr>
          <w:noProof/>
        </w:rPr>
        <w:t>(Neal J. Cohen &amp; Banich, 2003)</w:t>
      </w:r>
      <w:r w:rsidR="00FE49F1">
        <w:fldChar w:fldCharType="end"/>
      </w:r>
      <w:r>
        <w:t xml:space="preserve">. </w:t>
      </w:r>
      <w:r w:rsidR="009E7EC3">
        <w:t>However, sampling in a 2D environment via eye movement is somewhat different from a computational perspective than navigation within a 4D environment. Basic navigation metrics such as the distance travelled in space and time have been evaluated, showing that performance on these metrics improves across trials in the spatiotemporal navigation task. Additional metrics from other work in spatial navigation (such as the Fractal Dimension measure</w:t>
      </w:r>
      <w:r w:rsidR="00FE49F1">
        <w:t xml:space="preserve">; </w:t>
      </w:r>
      <w:r w:rsidR="00FE49F1">
        <w:fldChar w:fldCharType="begin" w:fldLock="1"/>
      </w:r>
      <w:r w:rsidR="00FE49F1">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21 }, "schema" : "https://github.com/citation-style-language/schema/raw/master/csl-citation.json" }</w:instrText>
      </w:r>
      <w:r w:rsidR="00FE49F1">
        <w:fldChar w:fldCharType="separate"/>
      </w:r>
      <w:r w:rsidR="00FE49F1" w:rsidRPr="00FE49F1">
        <w:rPr>
          <w:noProof/>
        </w:rPr>
        <w:t>Daugherty et al., 2015</w:t>
      </w:r>
      <w:r w:rsidR="00FE49F1">
        <w:fldChar w:fldCharType="end"/>
      </w:r>
      <w:r w:rsidR="009E7EC3">
        <w:t>) are planned to determine if coarse measures study-time exploration can predict aspects of overall memory, relational memory, and contextual biases at test. Additionally, an analysis of the order of exploration versus order of reconstruction and associated accuracies (more akin to the Recency and Contiguity effects explored in traditional temporal free recall tasks) is planned.</w:t>
      </w:r>
    </w:p>
    <w:p w14:paraId="5131FCD5" w14:textId="5F5E47F9" w:rsidR="009E7EC3" w:rsidRDefault="009E7EC3" w:rsidP="004C38FD">
      <w:r>
        <w:t>The data from the Spatiotemporal Navigation Task is incredibly detailed and rich, and, as such, there are a huge variety of applicable analyses. Many of these have already been planned (as mentioned above) from the inception of the task, however, there are certainly more which are possible. Suggestions in regard to further analyses which might serve to elucidate aspects of exploration and navigation which impact future reconstruction are welcome and encouraged.</w:t>
      </w:r>
    </w:p>
    <w:p w14:paraId="21EC4A04" w14:textId="77777777" w:rsidR="00FA74FB" w:rsidRDefault="00FA74FB">
      <w:r>
        <w:br w:type="page"/>
      </w:r>
    </w:p>
    <w:p w14:paraId="2678C33C" w14:textId="2063D59B" w:rsidR="0072413B" w:rsidRPr="004F1A08" w:rsidRDefault="0072413B" w:rsidP="00563ABB">
      <w:pPr>
        <w:pStyle w:val="Heading1"/>
        <w:rPr>
          <w:rStyle w:val="IntenseEmphasis"/>
        </w:rPr>
      </w:pPr>
      <w:bookmarkStart w:id="24" w:name="_Toc497156010"/>
      <w:r w:rsidRPr="004F1A08">
        <w:rPr>
          <w:rStyle w:val="IntenseEmphasis"/>
        </w:rPr>
        <w:lastRenderedPageBreak/>
        <w:t>Reconstructing Relational Information</w:t>
      </w:r>
      <w:bookmarkEnd w:id="24"/>
    </w:p>
    <w:p w14:paraId="46649628" w14:textId="77777777" w:rsidR="0072413B" w:rsidRDefault="0072413B" w:rsidP="00563ABB">
      <w:pPr>
        <w:pStyle w:val="Heading2"/>
      </w:pPr>
      <w:bookmarkStart w:id="25" w:name="_Toc497156011"/>
      <w:r>
        <w:t>Introduction</w:t>
      </w:r>
      <w:bookmarkEnd w:id="25"/>
    </w:p>
    <w:p w14:paraId="1BE14913" w14:textId="6AB1B482" w:rsidR="0072413B" w:rsidRDefault="0072413B" w:rsidP="0072413B">
      <w:r>
        <w:t xml:space="preserve">Relational memory is critically supported by the hippocampus </w:t>
      </w:r>
      <w:r>
        <w:fldChar w:fldCharType="begin" w:fldLock="1"/>
      </w:r>
      <w:r w:rsidR="005F0DD8">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Neal J. Cohen &amp; Eichenbaum, 1993; Damasio, 1989; Eichenbaum &amp; Cohen, 2001; Konkel, 2009; Konkel et al., 2008; Marr, 1971; Vargha-Khadem, 1997)", "manualFormatting" : "(Cohen &amp; Eichenbaum, 1993; Eichenbaum &amp; Cohen, 2001; Konkel &amp; Cohen, 2009; Konkel, Warren, Duff, Tranel, &amp; Cohen, 2008)", "plainTextFormattedCitation" : "(Aggleton &amp; Brown, 1999; Neal J. Cohen &amp; Eichenbaum, 1993; Damasio, 1989; Eichenbaum &amp; Cohen, 2001; Konkel, 2009; Konkel et al., 2008; Marr, 1971; Vargha-Khadem, 1997)", "previouslyFormattedCitation" : "(Aggleton &amp; Brown, 1999; Neal J. Cohen &amp; Eichenbaum, 1993; Damasio, 1989; Eichenbaum &amp; Cohen, 2001; Konkel, 2009; Konkel et al.,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For example, memory for relationships of items to spatial locations is highly sensitive to hippocampal damage in humans </w:t>
      </w:r>
      <w:r>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"10.1038/nrn3338", "ISSN" : "1471-003X", "author" : [ { "dropping-particle" : "", "family" : "Ranganath", "given" : "Charan", "non-dropping-particle" : "", "parse-names" : false, "suffix" : "" }, { "dropping-particle" : "", "family" : "Ritchey", "given" : "Maureen", "non-dropping-particle" : "", "parse-names" : false, "suffix" : "" } ], "container-title" : "Nature Reviews Neuroscience", "id" : "ITEM-2", "issue" : "10", "issued" : { "date-parts" : [ [ "2012", "9", "20" ] ] }, "page" : "713-726", "title" : "Two cortical systems for memory-guided behaviour", "type" : "article-journal", "volume" : "13" }, "uris" : [ "http://www.mendeley.com/documents/?uuid=339760d1-db1b-43db-8591-de82d57a29d7" ] }, { "id" : "ITEM-3",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"ITEM-3", "issue" : "6", "issued" : { "date-parts" : [ [ "1981", "1" ] ] }, "page" : "781-793", "title" : "The role of the right hippocampus in the recall of spatial location", "type" : "article-journal", "volume" : "19" }, "uris" : [ "http://www.mendeley.com/documents/?uuid=dc39d941-d436-4351-8339-439a23e15b41" ] }, { "id" : "ITEM-4",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"ITEM-4", "issue" : "1", "issued" : { "date-parts" : [ [ "2014" ] ] }, "page" : "74-84", "publisher" : "Elsevier", "title" : "Item-location binding in working memory: Is it hippocampus-dependent?", "type" : "article-journal", "volume" : "59" }, "uris" : [ "http://www.mendeley.com/documents/?uuid=ee95152b-8c9e-4183-87d4-9c17ec6c35f2" ] } ], "mendeley" : { "formattedCitation" : "(R. J. Allen, Vargha-Khadem, &amp; Baddeley, 2014; Ranganath &amp; Ritchey, 2012; M. Lou Smith &amp; Milner, 1981; Watson et al., 2013)", "manualFormatting" : "(Hartley et al., 2007; R. J. Allen, Vargha-Khadem, &amp; Baddeley, 2014; Smith &amp; Milner, 1981a; Watson, Voss, Warren, Tranel, &amp; Cohen, 2013)", "plainTextFormattedCitation" : "(R. J. Allen, Vargha-Khadem, &amp; Baddeley, 2014; Ranganath &amp; Ritchey, 2012; M. Lou Smith &amp; Milner, 1981; Watson et al., 2013)", "previouslyFormattedCitation" : "(R. J. Allen, Vargha-Khadem, &amp; Baddeley, 2014; Ranganath &amp; Ritchey, 2012; M. Lou Smith &amp; Milner, 1981; Watson et al., 2013)" }, "properties" : { "noteIndex" : 0 }, "schema" : "https://github.com/citation-style-language/schema/raw/master/csl-citation.json" }</w:instrText>
      </w:r>
      <w:r>
        <w:fldChar w:fldCharType="separate"/>
      </w:r>
      <w:r w:rsidRPr="0044361B">
        <w:rPr>
          <w:noProof/>
        </w:rPr>
        <w:t>(</w:t>
      </w:r>
      <w:r>
        <w:rPr>
          <w:noProof/>
        </w:rPr>
        <w:fldChar w:fldCharType="begin" w:fldLock="1"/>
      </w:r>
      <w:r w:rsidR="00563ABB">
        <w:rPr>
          <w:noProof/>
        </w:rPr>
        <w:instrText>ADDIN CSL_CITATION { "citationItems" : [ { "id" : "ITEM-1", "itemData" : { "DOI" : "10.1002/hipo.20101", "ISSN" : "1050-9631", "author" : [ { "dropping-particle" : "", "family" : "Lee", "given" : "Andy C.H.", "non-dropping-particle" : "", "parse-names" : false, "suffix" : "" }, { "dropping-particle" : "", "family" : "Buckley", "given" : "Mark J.", "non-dropping-particle" : "", "parse-names" : false, "suffix" : "" }, { "dropping-particle" : "", "family" : "Pegman", "given" : "Sarah J.", "non-dropping-particle" : "", "parse-names" : false, "suffix" : "" }, { "dropping-particle" : "", "family" : "Spiers", "given" : "Hugo", "non-dropping-particle" : "", "parse-names" : false, "suffix" : "" }, { "dropping-particle" : "", "family" : "Scahill", "given" : "Victoria L.", "non-dropping-particle" : "", "parse-names" : false, "suffix" : "" }, { "dropping-particle" : "", "family" : "Gaffan", "given" : "David", "non-dropping-particle" : "", "parse-names" : false, "suffix" : "" }, { "dropping-particle" : "", "family" : "Bussey", "given" : "Timothy J.", "non-dropping-particle" : "", "parse-names" : false, "suffix" : "" }, { "dropping-particle" : "", "family" : "Davies", "given" : "R. Rhys", "non-dropping-particle" : "", "parse-names" : false, "suffix" : "" }, { "dropping-particle" : "", "family" : "Kapur", "given" : "Narinder", "non-dropping-particle" : "", "parse-names" : false, "suffix" : "" }, { "dropping-particle" : "", "family" : "Hodges", "given" : "John R.", "non-dropping-particle" : "", "parse-names" : false, "suffix" : "" }, { "dropping-particle" : "", "family" : "Graham", "given" : "Kim S.", "non-dropping-particle" : "", "parse-names" : false, "suffix" : "" } ], "container-title" : "Hippocampus", "id" : "ITEM-1", "issue" : "6", "issued" : { "date-parts" : [ [ "2005" ] ] }, "page" : "782-797", "title" : "Specialization in the medial temporal lobe for processing of objects and scenes", "type" : "article-journal", "volume" : "15" }, "uris" : [ "http://www.mendeley.com/documents/?uuid=34668467-070c-4c61-82c3-c35eb82d5119" ] }, { "id" : "ITEM-2", "itemData" : { "DOI" : "10.1002/hipo.20240", "ISSN" : "10509631", "author" : [ { "dropping-particle" : "", "family" : "Hartley", "given" : "Tom", "non-dropping-particle" : "", "parse-names" : false, "suffix" : "" }, { "dropping-particle" : "", "family" : "Bird", "given" : "Chris M.", "non-dropping-particle" : "", "parse-names" : false, "suffix" : "" }, { "dropping-particle" : "", "family" : "Chan", "given" : "Dennis", "non-dropping-particle" : "", "parse-names" : false, "suffix" : "" }, { "dropping-particle" : "", "family" : "Cipolotti", "given" : "Lisa", "non-dropping-particle" : "", "parse-names" : false, "suffix" : "" }, { "dropping-particle" : "", "family" : "Husain", "given" : "Masud", "non-dropping-particle" : "", "parse-names" : false, "suffix" : "" }, { "dropping-particle" : "", "family" : "Vargha-Khadem", "given" : "Faraneh", "non-dropping-particle" : "", "parse-names" : false, "suffix" : "" }, { "dropping-particle" : "", "family" : "Burgess", "given" : "Neil", "non-dropping-particle" : "", "parse-names" : false, "suffix" : "" } ], "container-title" : "Hippocampus", "id" : "ITEM-2", "issue" : "1", "issued" : { "date-parts" : [ [ "2007", "1" ] ] }, "page" : "34-48", "title" : "The hippocampus is required for short-term topographical memory in humans", "type" : "article-journal", "volume" : "17" }, "uris" : [ "http://www.mendeley.com/documents/?uuid=560b79d7-32fb-4206-a154-f49112bad959" ] } ], "mendeley" : { "formattedCitation" : "(Tom Hartley et al., 2007; Lee et al., 2005)", "manualFormatting" : "Hartley et al., 2007;", "plainTextFormattedCitation" : "(Tom Hartley et al., 2007; Lee et al., 2005)", "previouslyFormattedCitation" : "(Tom Hartley et al., 2007; Lee et al., 2005)" }, "properties" : { "noteIndex" : 0 }, "schema" : "https://github.com/citation-style-language/schema/raw/master/csl-citation.json" }</w:instrText>
      </w:r>
      <w:r>
        <w:rPr>
          <w:noProof/>
        </w:rPr>
        <w:fldChar w:fldCharType="separate"/>
      </w:r>
      <w:r w:rsidRPr="00BD027A">
        <w:rPr>
          <w:noProof/>
        </w:rPr>
        <w:t>Hartley et al., 2007;</w:t>
      </w:r>
      <w:r>
        <w:rPr>
          <w:noProof/>
        </w:rPr>
        <w:fldChar w:fldCharType="end"/>
      </w:r>
      <w:r>
        <w:rPr>
          <w:noProof/>
        </w:rPr>
        <w:t xml:space="preserve"> </w:t>
      </w:r>
      <w:r w:rsidRPr="0044361B">
        <w:rPr>
          <w:noProof/>
        </w:rPr>
        <w:t>R. J. Allen, Vargha-Khadem, &amp; Baddeley, 2014; Smith &amp; Milner, 1981a; Watson, Voss, Warren, Tranel, &amp; Cohen, 2013)</w:t>
      </w:r>
      <w:r>
        <w:fldChar w:fldCharType="end"/>
      </w:r>
      <w:r>
        <w:t xml:space="preserve">. Moreover, it has been shown previously that the hippocampus is necessary for all “manner” of relational memory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EF2725">
        <w:rPr>
          <w:noProof/>
        </w:rPr>
        <w:t>(Konkel et al., 2008)</w:t>
      </w:r>
      <w:r>
        <w:fldChar w:fldCharType="end"/>
      </w:r>
      <w:r>
        <w:t xml:space="preserve">; that is, it is critical for binding information regardless of the informational domain, be it spatial, temporal, sequential, associative, etc. However, while the hippocampus can be involved regardless of the domain of information, there are many possible relations between the constituent elements within a given domain, such as item identities (i.e. labels that distinguish items from one another, such as names), locations (i.e. positions in the domain in which an item was present during study), and environmental elements (i.e. the boundary of the environment or landmarks). It is possible that not all of the relational information among these elements critically relies on the hippocampus, and that some </w:t>
      </w:r>
      <w:r>
        <w:rPr>
          <w:i/>
        </w:rPr>
        <w:t>types</w:t>
      </w:r>
      <w:r>
        <w:t xml:space="preserve"> of relational information may not be impaired by hippocampal damage. </w:t>
      </w:r>
    </w:p>
    <w:p w14:paraId="2CBD131A" w14:textId="77777777" w:rsidR="0072413B" w:rsidRDefault="0072413B" w:rsidP="0072413B">
      <w:r>
        <w:t xml:space="preserve">Importantly, we distinguish between a </w:t>
      </w:r>
      <w:r>
        <w:rPr>
          <w:i/>
        </w:rPr>
        <w:t xml:space="preserve">manner </w:t>
      </w:r>
      <w:r>
        <w:t xml:space="preserve">of relation and </w:t>
      </w:r>
      <w:r>
        <w:rPr>
          <w:i/>
        </w:rPr>
        <w:t xml:space="preserve">type </w:t>
      </w:r>
      <w:r>
        <w:t xml:space="preserve">of relation. Hippocampal involvement in all </w:t>
      </w:r>
      <w:r>
        <w:rPr>
          <w:i/>
        </w:rPr>
        <w:t xml:space="preserve">manner </w:t>
      </w:r>
      <w:r>
        <w:t xml:space="preserve">of relation means, more generally, that the hippocampus can be involved regardless of the informational domains (i.e. spatial, temporal, social, associative, etc.). However, within a given domain, particular </w:t>
      </w:r>
      <w:r>
        <w:rPr>
          <w:i/>
        </w:rPr>
        <w:t xml:space="preserve">types </w:t>
      </w:r>
      <w:r>
        <w:t xml:space="preserve">of relational information exist (and are enumerated here) which may not all be equivalent in terms of hippocampal involvement. It is possible that when comparing </w:t>
      </w:r>
      <w:r w:rsidRPr="0052399A">
        <w:rPr>
          <w:i/>
        </w:rPr>
        <w:t>types</w:t>
      </w:r>
      <w:r>
        <w:t xml:space="preserve"> of relations in two different domains, seemingly similar relations may have distinct representations with different amounts of reliance on specific memory systems. For instance, item-item relations within a spatial domain containing several items can be used to derive information about item locations even with an imperfect representation of each individual relation (this point will be elaborated upon later), while item-item relations in an arbitrary word pair cannot be easily used to derive additional information about other arbitrary word pairs. Similarly, item-environment relations in some spatial-relational tasks may or may not be informationally equivalent to item-environment relations in others (such as studying the location of a single item in a scene vs. the locations of many items within an empty environment). A primary reason for this difficulty is in the diversity of uses of terms like ‘item’ and ‘environment’ across different tasks. </w:t>
      </w:r>
    </w:p>
    <w:p w14:paraId="6C92A4EF" w14:textId="77777777" w:rsidR="0072413B" w:rsidRDefault="0072413B" w:rsidP="0072413B">
      <w:r>
        <w:t xml:space="preserve">It is the aim of this work to precisely define </w:t>
      </w:r>
      <w:r>
        <w:rPr>
          <w:i/>
        </w:rPr>
        <w:t xml:space="preserve">types </w:t>
      </w:r>
      <w:r>
        <w:t xml:space="preserve">of relations within the spatial domain in such a way as to determine if memory for specific </w:t>
      </w:r>
      <w:r w:rsidRPr="005F43A8">
        <w:rPr>
          <w:i/>
        </w:rPr>
        <w:t>types</w:t>
      </w:r>
      <w:r>
        <w:t xml:space="preserve"> of spatial relations are impaired (or not) by damage to the hippocampus. To this end, we propose a framework for systematically classifying </w:t>
      </w:r>
      <w:r w:rsidRPr="00C239DA">
        <w:rPr>
          <w:i/>
          <w:sz w:val="21"/>
        </w:rPr>
        <w:t>types</w:t>
      </w:r>
      <w:r w:rsidRPr="002B6136">
        <w:rPr>
          <w:sz w:val="21"/>
        </w:rPr>
        <w:t xml:space="preserve"> of</w:t>
      </w:r>
      <w:r>
        <w:t xml:space="preserve"> relations in a spatial memory task. This framework allows us to: 1) distinguish multiple types of first-order (i.e. pairwise or one-to-one) and higher-order (i.e. group-wise or many-to-many) spatial relations, and 2) determine if these various types of spatial relations are differentially impaired by hippocampal damage by inferring the presence or absence of relational information via observations of different types of errors in a reconstruction. </w:t>
      </w:r>
    </w:p>
    <w:p w14:paraId="50CE5285" w14:textId="16501DD9" w:rsidR="0072413B" w:rsidRDefault="0072413B" w:rsidP="0072413B">
      <w:r>
        <w:t xml:space="preserve">Here we take advantage of the rich data generated by spatial reconstruction (SR) paradigms, in which multiple items are studied in various spatial locations before participants are asked to reconstruct (i.e. freely place) each item in its remembered location. There is a long tradition of using SR paradigms to </w:t>
      </w:r>
      <w:r>
        <w:lastRenderedPageBreak/>
        <w:t xml:space="preserve">study spatial memory </w:t>
      </w:r>
      <w:r>
        <w:fldChar w:fldCharType="begin" w:fldLock="1"/>
      </w:r>
      <w:r w:rsidR="005F0DD8">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et al., 2010; M. Lou Smith &amp; Milner, 1981; Watson et al., 2013)", "manualFormatting" : "(Huttenlocher &amp; Presson, 1979) and its susceptibility to hippocampal damage (Jeneson, Mauldin, &amp; Squire, 2010; Smith &amp; Milner, 1981; Watson et al., 2013)", "plainTextFormattedCitation" : "(Huttenlocher &amp; Presson, 1979; Jeneson et al., 2010; M. Lou Smith &amp; Milner, 1981; Watson et al., 2013)", "previouslyFormattedCitation" : "(Huttenlocher &amp; Presson, 1979; Jeneson et al., 2010; M. Lou Smith &amp; Milner, 1981; Watson et al., 2013)" }, "properties" : { "noteIndex" : 0 }, "schema" : "https://github.com/citation-style-language/schema/raw/master/csl-citation.json" }</w:instrText>
      </w:r>
      <w:r>
        <w:fldChar w:fldCharType="separate"/>
      </w:r>
      <w:r w:rsidRPr="00DE1905">
        <w:rPr>
          <w:noProof/>
        </w:rPr>
        <w:t>(Huttenlocher &amp; Presson, 1979</w:t>
      </w:r>
      <w:r>
        <w:rPr>
          <w:noProof/>
        </w:rPr>
        <w:t>) and its susceptibility to hippocampal damage (</w:t>
      </w:r>
      <w:r w:rsidRPr="00DE1905">
        <w:rPr>
          <w:noProof/>
        </w:rPr>
        <w:t>Jeneson, Mauldin, &amp; Squire, 2010; Smith &amp; Milner, 1981; Watson et al., 2013)</w:t>
      </w:r>
      <w:r>
        <w:fldChar w:fldCharType="end"/>
      </w:r>
      <w:r>
        <w:t xml:space="preserve">. These experiments have historically used a general quantification of “misplacement error” in space by calculating the sum of the Euclidean distance between each placed item and its studied location. The typical finding of these experiments is that individuals with hippocampal damage show increased overall misplacement relative to comparison participants. </w:t>
      </w:r>
    </w:p>
    <w:p w14:paraId="16408F29" w14:textId="066BA170" w:rsidR="0072413B" w:rsidRDefault="0072413B" w:rsidP="0072413B">
      <w:pPr>
        <w:rPr>
          <w:noProof/>
        </w:rPr>
      </w:pPr>
      <w:r>
        <w:t xml:space="preserve">One critique of the use of misplacement as the sole metric of performance on SR tasks has been that it provides relatively little information about the nature of spatial memory deficits following hippocampal damage (Watson et al, 2013). In other spatial paradigms, such as the virtual Morris Water Maze (vMWM), some theories of hippocampal function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"(PBM; Yonelinas, 2013)", "plainTextFormattedCitation" : "(Yonelinas, 2013a)", "previouslyFormattedCitation" : "(Yonelinas, 2013a)" }, "properties" : { "noteIndex" : 0 }, "schema" : "https://github.com/citation-style-language/schema/raw/master/csl-citation.json" }</w:instrText>
      </w:r>
      <w:r>
        <w:fldChar w:fldCharType="separate"/>
      </w:r>
      <w:r w:rsidRPr="00AA731B">
        <w:rPr>
          <w:noProof/>
        </w:rPr>
        <w:t>(</w:t>
      </w:r>
      <w:r>
        <w:rPr>
          <w:noProof/>
        </w:rPr>
        <w:t xml:space="preserve">PBM; </w:t>
      </w:r>
      <w:r w:rsidRPr="00AA731B">
        <w:rPr>
          <w:noProof/>
        </w:rPr>
        <w:t>Yonelinas, 2013)</w:t>
      </w:r>
      <w:r>
        <w:fldChar w:fldCharType="end"/>
      </w:r>
      <w:r>
        <w:t xml:space="preserve"> would predict the increased misplacement seen in SR tasks, with PBM, in particular, predicting poorer precision of spatial memory in hippocampal damaged patients </w:t>
      </w:r>
      <w:r>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005F0DD8" w:rsidRPr="005F0DD8">
        <w:rPr>
          <w:noProof/>
        </w:rPr>
        <w:t>(Kolarik et al., 2016, 2017)</w:t>
      </w:r>
      <w:r>
        <w:fldChar w:fldCharType="end"/>
      </w:r>
      <w:r>
        <w:t xml:space="preserve">. This could be consistent with the explanation that high levels of misplacement could theoretically reflect an inability to remember coordinates on a “grid-like” mental representation of the display, with patients showing a deficit in the resolution of the grid. Alternatively, high misplacement could reflect a deficit in representing inter-object configural or relational information (among other possibilities, discussed below). Due to this resolution issue in using misplacement as a primary metric of performance, there have been recent attempts to develop additional metrics of spatial reconstruction performance that help to disentangle these possibilities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"ITEM-2",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Watson et al., 2013)", "plainTextFormattedCitation" : "(Jeneson et al., 2010; Watson et al., 2013)", "previouslyFormattedCitation" : "(Jeneson et al., 2010; Watson et al., 2013)" }, "properties" : { "noteIndex" : 0 }, "schema" : "https://github.com/citation-style-language/schema/raw/master/csl-citation.json" }</w:instrText>
      </w:r>
      <w:r>
        <w:fldChar w:fldCharType="separate"/>
      </w:r>
      <w:r w:rsidRPr="00BD027A">
        <w:rPr>
          <w:noProof/>
        </w:rPr>
        <w:t>(Jeneson et al., 2010; Watson et al., 2013)</w:t>
      </w:r>
      <w:r>
        <w:fldChar w:fldCharType="end"/>
      </w:r>
      <w:r>
        <w:t xml:space="preserve">. In particular, Watson et al., 2013 focused on a very specific type of spatial relational error termed a “swap” error. “Swap” errors are errors in which the relative position on each x and y axis for a pair of items is flipped. Such errors appear to be strongly influenced by hippocampal damage. In fact, patients with hippocampal lesions even make “swap” errors in set sizes as small as two items and at surprisingly short time scales </w:t>
      </w:r>
      <w:r>
        <w:fldChar w:fldCharType="begin" w:fldLock="1"/>
      </w:r>
      <w:r>
        <w:instrText>ADDIN CSL_CITATION { "citationItems" : [ { "id" : "ITEM-1", "itemData" : { "ISSN" : "0028-3932", "PMID" : "14728922", "abstract" : "In a recent eye-movement study [Psychol. Sci. 11 (2000) 454], amnesic patients failed selectively to exhibit long-term effects of memory for the relations among the constituent elements of scenes. This failure could be due to a deficit specifically in long-term relational memory, as we have suggested; or in retention of relational information over any delay, whether involving perceptual processing and short-term maintenance or long-term memory, consistent with suggestions from recent studies of the hippocampus; or in on-line processing of relational information, as would occur in perceptual or feature binding. Here we show robust eye-movement effects of relations among elements of scenes in amnesia in a short-delay matching task, with the same materials and in the same amnesic patients in which long-delay conditions elicited failure. These findings document intact processing and short-term retention of relational information in amnesia, indicating that amnesia associated with hippocampal damage results in a relational memory deficit, specifically of long-term memory.", "author" : [ { "dropping-particle" : "", "family" : "Ryan", "given" : "Jennifer D", "non-dropping-particle" : "", "parse-names" : false, "suffix" : "" }, { "dropping-particle" : "", "family" : "Cohen", "given" : "Neal J", "non-dropping-particle" : "", "parse-names" : false, "suffix" : "" } ], "container-title" : "Neuropsychologia", "id" : "ITEM-1", "issue" : "4", "issued" : { "date-parts" : [ [ "2004" ] ] }, "page" : "497-511", "title" : "Processing and short-term retention of relational information in amnesia.", "type" : "article-journal", "volume" : "42" }, "uris" : [ "http://www.mendeley.com/documents/?uuid=70d32093-27ce-4696-889f-ebd2aeb923d8" ] }, { "id" : "ITEM-2",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"ITEM-2", "issue" : "32", "issued" : { "date-parts" : [ [ "2006", "8", "9" ] ] }, "page" : "8352-8359", "title" : "The Long and the Short of It: Relational Memory Impairments in Amnesia, Even at Short Lags", "type" : "article-journal", "volume" : "26" }, "uris" : [ "http://www.mendeley.com/documents/?uuid=d1de97a7-0f24-4157-a68b-c0008c2c78ed" ] }, { "id" : "ITEM-3", "itemData" : { "DOI" : "10.1162/jocn.2007.19.10.1690", "ISBN" : "0898-929X (Print)\\r0898-929X (Linking)", "ISSN" : "0898-929X", "PMID" : "17854282", "abstract" : "Little is known about the mechanisms by which memory for relations is accomplished, or about the time course of the critical processes. Here, eye movement measures were used to examine the time course of subjects' access to and use of relational memory. In four experiments, participants studied faces superimposed on scenic backgrounds and were tested with three-face displays superimposed on the scenes viewed earlier. Participants exhibited disproportionate viewing of the face originally studied with the scene, compared to other equally familiar faces in the test display. When a preview of a previously viewed scene was provided, permitting expectancies about the to-be-presented face to emerge, disproportionate viewing was manifested within 500-750 msec after test display onset, more than a full second in advance of explicit behavioral responses, and occurred even when overt responses were not required. In the absence of preview, the viewing effects were delayed by approximately 1 sec. Relational memory effects were absent in the eye movement behavior of amnesic patients with hippocampal damage, suggesting that these effects depend critically on the hippocampal system. The results provide an index of memory for face-scene relations, indicate the time by which retrieval and identification of these relations occur, and suggest that retrieval and use of relational memory depends critically on the hippocampus and occurs obligatorily, regardless of response requirements.", "author" : [ { "dropping-particle" : "", "family" : "Hannula", "given" : "Deborah E.", "non-dropping-particle" : "", "parse-names" : false, "suffix" : "" }, { "dropping-particle" : "", "family" : "Ryan", "given" : "Jennifer D", "non-dropping-particle" : "", "parse-names" : false, "suffix" : "" }, { "dropping-particle" : "", "family" : "Tranel", "given" : "Daniel", "non-dropping-particle" : "", "parse-names" : false, "suffix" : "" }, { "dropping-particle" : "", "family" : "Cohen", "given" : "Neal J.", "non-dropping-particle" : "", "parse-names" : false, "suffix" : "" } ], "container-title" : "Journal of Cognitive Neuroscience", "id" : "ITEM-3", "issue" : "10", "issued" : { "date-parts" : [ [ "2007", "10" ] ] }, "page" : "1690-1705", "title" : "Rapid Onset Relational Memory Effects Are Evident in Eye Movement Behavior, but Not in Hippocampal Amnesia", "type" : "article-journal", "volume" : "19" }, "uris" : [ "http://www.mendeley.com/documents/?uuid=1127e1e9-9e48-4e51-8a85-db5d0c9d3392" ] }, { "id" : "ITEM-4", "itemData" : { "DOI" : "10.1016/S0896-6273(01)00411-1", "ISSN" : "08966273", "author" : [ { "dropping-particle" : "", "family" : "Ranganath", "given" : "Charan", "non-dropping-particle" : "", "parse-names" : false, "suffix" : "" }, { "dropping-particle" : "", "family" : "D'Esposito", "given" : "Mark", "non-dropping-particle" : "", "parse-names" : false, "suffix" : "" } ], "container-title" : "Neuron", "id" : "ITEM-4", "issue" : "5", "issued" : { "date-parts" : [ [ "2001", "9" ] ] }, "page" : "865-873", "title" : "Medial Temporal Lobe Activity Associated with Active Maintenance of Novel Information", "type" : "article-journal", "volume" : "31" }, "uris" : [ "http://www.mendeley.com/documents/?uuid=a9a18bf5-daf3-46e4-8d08-335117a9c8e2" ] }, { "id" : "ITEM-5", "itemData" : { "DOI" : "10.1002/hipo.1048", "ISSN" : "1050-9631", "author" : [ { "dropping-particle" : "", "family" : "Stern", "given" : "Chantal E.", "non-dropping-particle" : "", "parse-names" : false, "suffix" : "" }, { "dropping-particle" : "", "family" : "Sherman", "given" : "Seth J.", "non-dropping-particle" : "", "parse-names" : false, "suffix" : "" }, { "dropping-particle" : "", "family" : "Kirchhoff", "given" : "Brenda A.", "non-dropping-particle" : "", "parse-names" : false, "suffix" : "" }, { "dropping-particle" : "", "family" : "Hasselmo", "given" : "Michael E.", "non-dropping-particle" : "", "parse-names" : false, "suffix" : "" } ], "container-title" : "Hippocampus", "id" : "ITEM-5", "issue" : "4", "issued" : { "date-parts" : [ [ "2001" ] ] }, "page" : "337-346", "title" : "Medial temporal and prefrontal contributions to working memory tasks with novel and familiar stimuli", "type" : "article-journal", "volume" : "11" }, "uris" : [ "http://www.mendeley.com/documents/?uuid=000cc3c8-026f-4306-98f5-a06945b2a2ed" ] }, { "id" : "ITEM-6", "itemData" : { "DOI" : "10.1016/j.tics.2005.06.009", "ISSN" : "13646613", "author" : [ { "dropping-particle" : "", "family" : "Ranganath", "given" : "Charan", "non-dropping-particle" : "", "parse-names" : false, "suffix" : "" }, { "dropping-particle" : "", "family" : "Blumenfeld", "given" : "Robert S.", "non-dropping-particle" : "", "parse-names" : false, "suffix" : "" } ], "container-title" : "Trends in Cognitive Sciences", "id" : "ITEM-6", "issue" : "8", "issued" : { "date-parts" : [ [ "2005", "8" ] ] }, "page" : "374-380", "title" : "Doubts about double dissociations between short- and long-term memory", "type" : "article-journal", "volume" : "9" }, "uris" : [ "http://www.mendeley.com/documents/?uuid=f23bb535-db1f-43d7-bac5-e8b83aa8abef" ] }, { "id" : "ITEM-7", "itemData" : { "DOI" : "10.1002/hipo.21000", "ISSN" : "10509631", "author" : [ { "dropping-particle" : "", "family" : "Warren", "given" : "David E.", "non-dropping-particle" : "", "parse-names" : false, "suffix" : "" }, { "dropping-particle" : "", "family" : "Duff", "given" : "Melissa C.", "non-dropping-particle" : "", "parse-names" : false, "suffix" : "" }, { "dropping-particle" : "", "family" : "Jensen", "given" : "Unni",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"ITEM-7", "issue" : "7", "issued" : { "date-parts" : [ [ "2012", "7" ] ] }, "page" : "1577-1588", "title" : "Hiding in plain view: Lesions of the medial temporal lobe impair online representation", "type" : "article-journal", "volume" : "22" }, "uris" : [ "http://www.mendeley.com/documents/?uuid=b714c21c-e02b-40a6-8bac-355a22cb478b" ] }, { "id" : "ITEM-8",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"ITEM-8",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"manualFormatting" : "(Watson et al., 2013)", "plainTextFormattedCitation"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"previouslyFormattedCitation" : "(D. E. Hannula, Tranel, &amp; Cohen, 2006; Deborah E. Hannula, Ryan, Tranel, &amp; Cohen, 2007; Ranganath &amp; Blumenfeld, 2005; Ranganath &amp; D\u2019Esposito, 2001; J. D. Ryan &amp; Cohen, 2004; Stern, Sherman, Kirchhoff, &amp; Hasselmo, 2001; Warren, Duff, Jensen, Tranel, &amp; Cohen, 2012; Watson et al., 2013)" }, "properties" : { "noteIndex" : 0 }, "schema" : "https://github.com/citation-style-language/schema/raw/master/csl-citation.json" }</w:instrText>
      </w:r>
      <w:r>
        <w:fldChar w:fldCharType="separate"/>
      </w:r>
      <w:r w:rsidRPr="00781131">
        <w:rPr>
          <w:noProof/>
        </w:rPr>
        <w:t>(Watson et al., 2013)</w:t>
      </w:r>
      <w:r>
        <w:fldChar w:fldCharType="end"/>
      </w:r>
      <w:r>
        <w:t xml:space="preserve">. </w:t>
      </w:r>
    </w:p>
    <w:p w14:paraId="45C0DF60" w14:textId="77777777" w:rsidR="0072413B" w:rsidRDefault="0072413B" w:rsidP="0072413B">
      <w:r>
        <w:t xml:space="preserve">These data suggest that when the hippocampus is impaired, relational binding errors occur regardless of the number of items to be remembered (e.g., in a set size invariant manner). Moreover, swap errors in Watson et al (2013) were found to be a significant contributor to the overall differences in misplacement rates between patients and healthy comparison participants. However, there are many additional potential relation-based explanations for increased misplacement in hippocampal patients. Patients could be making global errors of some sort (i.e. moving all items down, squishing items together, or rotating all the items), local or “noisy” errors (i.e. placing items pseudo-randomly based on a heuristic or limited memory for locations), or relational errors (i.e. placing items in the wrong location given their identity, but that location would have been valid for a different item). Thus, in the present study, rather than focus on one type of spatial relational error (e.g. swaps), we sought to identify the multiple types of relations in space, to organize them in a systematic framework, and to determine if all, or only some, types of relations are impacted by hippocampal damage. </w:t>
      </w:r>
    </w:p>
    <w:p w14:paraId="13464AA8" w14:textId="47B6F313" w:rsidR="0072413B" w:rsidRDefault="0072413B" w:rsidP="0072413B">
      <w:r>
        <w:t xml:space="preserve">At the core of our proposed framework is the classification of three primary types of first-order spatial relations: item-environment relations (e.g., one item is in the upper left corner of the display), item-item relations (e.g., one item is below and to the left of another item), and identity-location relations (e.g., item A belongs in location A). Note that terminologically, the use of the word “item” here is specific to location information (with identity information being separated out as identity-location information). </w:t>
      </w:r>
      <w:bookmarkStart w:id="26" w:name="_Hlk495070570"/>
      <w:r>
        <w:t xml:space="preserve">An analogy to help clarify the meaning of these different relations can be found in navigating a shopping mall. While navigating, it may be important to remember the locations of stores. This would </w:t>
      </w:r>
      <w:r w:rsidRPr="00672BDC">
        <w:t xml:space="preserve">require you </w:t>
      </w:r>
      <w:r w:rsidRPr="00672BDC">
        <w:lastRenderedPageBreak/>
        <w:t xml:space="preserve">to remember </w:t>
      </w:r>
      <w:r>
        <w:t>location information about where the stores of interest are in relation to the shopping mall layout (i.e. item-environment relations) or perhaps the locations relative to other stores (i.e. item-item relations) as well as which store is in which particular location (i.e. identity-location relations).</w:t>
      </w:r>
      <w:bookmarkEnd w:id="26"/>
      <w:r>
        <w:t xml:space="preserve"> </w:t>
      </w:r>
      <w:r w:rsidRPr="007F1A10">
        <w:t xml:space="preserve">The </w:t>
      </w:r>
      <w:r>
        <w:t xml:space="preserve">hippocampus has been implicated for decades in </w:t>
      </w:r>
      <w:r w:rsidRPr="007F1A10">
        <w:t>item-environment relations</w:t>
      </w:r>
      <w:r>
        <w:t>. Indeed,</w:t>
      </w:r>
      <w:r w:rsidRPr="007F1A10">
        <w:t xml:space="preserve"> animal models </w:t>
      </w:r>
      <w:r>
        <w:t xml:space="preserve">demonstrate hippocampal </w:t>
      </w:r>
      <w:r w:rsidRPr="007F1A10">
        <w:t xml:space="preserve">place cell firing tied to the distance and direction of item cues in an environment </w:t>
      </w:r>
      <w:r w:rsidRPr="007F1A10">
        <w:fldChar w:fldCharType="begin" w:fldLock="1"/>
      </w:r>
      <w:r w:rsidR="00563ABB">
        <w:instrText>ADDIN CSL_CITATION { "citationItems" : [ { "id" : "ITEM-1", "itemData" : { "DOI" : "10.1038/381425a0", "ISSN" : "0028-0836", "author" : [ { "dropping-particle" : "", "family" : "O'Keefe", "given" : "John", "non-dropping-particle" : "", "parse-names" : false, "suffix" : "" }, { "dropping-particle" : "", "family" : "Burgess", "given" : "Neil", "non-dropping-particle" : "", "parse-names" : false, "suffix" : "" } ], "container-title" : "Nature", "id" : "ITEM-1", "issue" : "6581", "issued" : { "date-parts" : [ [ "1996", "5", "30" ] ] }, "page" : "425-428", "title" : "Geometric determinants of the place fields of hippocampal neurons", "type" : "article-journal", "volume" : "381" }, "uris" : [ "http://www.mendeley.com/documents/?uuid=bb4d7311-9181-4ddf-ae0b-c4185152a6c5", "http://www.mendeley.com/documents/?uuid=aa064136-f1fe-4342-a9c1-d059896456b7" ] }, { "id" : "ITEM-2", "itemData" : { "ISSN" : "0270-6474", "PMID" : "8551362", "abstract" : "The behavioral correlates of rat hippocampal CA1 cells were examined in a spatial navigation task in which two cylindrical landmarks predicted the location of food. The landmarks were maintained at a constant distance from each other but were moved from trial to trial within a large arena surrounded by static background cues. On each trial, the rats were released from a box to which they returned for additional food after locating the goal. The box also was located variably from trial to trial and was moved to a new location while the animals were searching for the goal site. The discharge characteristics of multiple, simultaneously recorded cells were examined with respect to the landmarks, the static background cues, and the box in which each trial started and ended. Three clear categories of cells were observed: (1) cells with location-specific firing (place cells); (2) goal/landmark-related cells that fired in the vicinity of the goal or landmarks, regardless of their location in the arena; and (3) box-related cells that fired either when the rat was in the box or as it was leaving or entering the box, regardless of its location in the arena. Disjunctive cells with separate firing fields in more than one reference frame also were observed. These results suggest that in this task a subpopulation of hippocampal cells encodes location in the fixed spatial frame, whereas other subpopulations encode location with respect to different reference frames associated with the task-relevant, mobile objects.", "author" : [ { "dropping-particle" : "", "family" : "Gothard", "given" : "K M", "non-dropping-particle" : "", "parse-names" : false, "suffix" : "" }, { "dropping-particle" : "", "family" : "Skaggs", "given" : "W E", "non-dropping-particle" : "", "parse-names" : false, "suffix" : "" }, { "dropping-particle" : "", "family" : "Moore", "given" : "K M", "non-dropping-particle" : "", "parse-names" : false, "suffix" : "" }, { "dropping-particle" : "", "family" : "McNaughton", "given" : "B L", "non-dropping-particle" : "", "parse-names" : false, "suffix" : "" } ], "container-title" : "The Journal of neuroscience : the official journal of the Society for Neuroscience", "id" : "ITEM-2", "issue" : "2", "issued" : { "date-parts" : [ [ "1996", "1", "15" ] ] }, "page" : "823-35", "title" : "Binding of hippocampal CA1 neural activity to multiple reference frames in a landmark-based navigation task.", "type" : "article-journal", "volume" : "16" }, "uris" : [ "http://www.mendeley.com/documents/?uuid=00840352-9898-4944-8b57-c7efdac982df", "http://www.mendeley.com/documents/?uuid=7da5ae94-1587-40f9-ac4a-d71f56b3c046" ] }, { "id" : "ITEM-3", "itemData" : { "ISSN" : "0270-6474", "PMID" : "8987829", "abstract" : "Populations of hippocampal neurons were recorded simultaneously in rats shuttling on a track between a fixed reward site at one end and a movable reward site, mounted in a sliding box, at the opposite end. While the rat ran toward the fixed site, the box was moved. The rat returned to the box in its new position. On the initial part of all journeys, cells fired at fixed distances from the origin, whereas on the final part, cells fired at fixed distances from the destination. Thus, on outward journeys from the box, with the box behind the rat, the position representation must have been updated by path integration. Farther along the journey, the place field map became aligned on the basis of external stimuli. The spatial representation was quantified in terms of population vectors. During shortened journeys, the vector shifted from an alignment with the origin to an alignment with the destination. The dynamics depended on the degree of mismatch with respect to the full-length journey. For small mismatches, the vector moved smoothly through intervening coordinates until the mismatch was corrected. For large mismatches, it jumped abruptly to the new coordinate. Thus, when mismatches occur, path integration and external cues interact competitively to control place-cell firing. When the same box was used in a different environment, it controlled the alignment of a different set of place cells. These data suggest that although map alignment can be controlled by landmarks, hippocampal neurons do not explicitly represent objects or events.", "author" : [ { "dropping-particle" : "", "family" : "Gothard", "given" : "K M", "non-dropping-particle" : "", "parse-names" : false, "suffix" : "" }, { "dropping-particle" : "", "family" : "Skaggs", "given" : "W E", "non-dropping-particle" : "", "parse-names" : false, "suffix" : "" }, { "dropping-particle" : "", "family" : "McNaughton", "given" : "B L", "non-dropping-particle" : "", "parse-names" : false, "suffix" : "" } ], "container-title" : "The Journal of neuroscience : the official journal of the Society for Neuroscience", "id" : "ITEM-3", "issue" : "24", "issued" : { "date-parts" : [ [ "1996", "12", "15" ] ] }, "page" : "8027-40", "title" : "Dynamics of mismatch correction in the hippocampal ensemble code for space: interaction between path integration and environmental cues.", "type" : "article-journal", "volume" : "16" }, "uris" : [ "http://www.mendeley.com/documents/?uuid=78999110-494d-49aa-803a-811d1a1917f3", "http://www.mendeley.com/documents/?uuid=e8a3175b-ee8d-44ef-8576-5bfacb2c4683" ] } ], "mendeley" : { "formattedCitation" : "(Gothard, Skaggs, &amp; McNaughton, 1996; Gothard, Skaggs, Moore, &amp; McNaughton, 1996; John O\u2019Keefe &amp; Burgess, 1996)", "plainTextFormattedCitation" : "(Gothard, Skaggs, &amp; McNaughton, 1996; Gothard, Skaggs, Moore, &amp; McNaughton, 1996; John O\u2019Keefe &amp; Burgess, 1996)", "previouslyFormattedCitation" : "(Gothard, Skaggs, &amp; McNaughton, 1996; Gothard, Skaggs, Moore, &amp; McNaughton, 1996; John O\u2019Keefe &amp; Burgess, 1996)" }, "properties" : { "noteIndex" : 0 }, "schema" : "https://github.com/citation-style-language/schema/raw/master/csl-citation.json" }</w:instrText>
      </w:r>
      <w:r w:rsidRPr="007F1A10">
        <w:fldChar w:fldCharType="separate"/>
      </w:r>
      <w:r w:rsidR="00563ABB" w:rsidRPr="00563ABB">
        <w:rPr>
          <w:noProof/>
        </w:rPr>
        <w:t>(Gothard, Skaggs, &amp; McNaughton, 1996; Gothard, Skaggs, Moore, &amp; McNaughton, 1996; John O’Keefe &amp; Burgess, 1996)</w:t>
      </w:r>
      <w:r w:rsidRPr="007F1A10">
        <w:fldChar w:fldCharType="end"/>
      </w:r>
      <w:r w:rsidRPr="007F1A10">
        <w:t xml:space="preserve">. </w:t>
      </w:r>
      <w:r>
        <w:t>While human</w:t>
      </w:r>
      <w:r w:rsidRPr="007F1A10">
        <w:t xml:space="preserve">s with hippocampal damage </w:t>
      </w:r>
      <w:r>
        <w:t>are able to</w:t>
      </w:r>
      <w:r w:rsidRPr="007F1A10">
        <w:t xml:space="preserve"> retain some item-location information via </w:t>
      </w:r>
      <w:r>
        <w:t xml:space="preserve">maintenance </w:t>
      </w:r>
      <w:r w:rsidRPr="007F1A10">
        <w:t>in working memory, th</w:t>
      </w:r>
      <w:r>
        <w:t>is maintenance</w:t>
      </w:r>
      <w:r w:rsidRPr="007F1A10">
        <w:t xml:space="preserve"> is transient </w:t>
      </w:r>
      <w:r w:rsidRPr="007F1A10">
        <w:fldChar w:fldCharType="begin" w:fldLock="1"/>
      </w:r>
      <w:r>
        <w:instrText>ADDIN CSL_CITATION { "citationItems" : [ { "id" : "ITEM-1", "itemData" : { "DOI" : "10.1016/j.neuropsychologia.2014.04.013", "ISBN" : "0028-3932", "ISSN" : "18733514", "PMID" : "24784006", "abstract" : "A general consensus is emerging that the hippocampus has an important and active role in the creation of new long-term memory representations of associations or bindings between elements. However, it is less clear whether this contribution can be extended to the creation of temporary bound representations in working memory, involving the retention of small numbers of items over short delays. We examined this by administering a series of recognition and recall tests of working memory for colour-location binding and object-location binding to a patient with highly selective hippocampal damage (Jon), and groups of control participants. Jon achieved high levels of accuracy in all working memory tests of recognition and recall binding across retention intervals of up to 10. s. In contrast, Jon performed at chance on an unexpected delayed test of the same object-location binding information. These findings indicate a clear dissociation between working memory and long-term memory, with no evidence for a critical hippocampal contribution to item-location binding in working memory. \u00a9 2014 Elsevier Ltd.", "author" : [ { "dropping-particle" : "", "family" : "Allen", "given" : "Richard J.", "non-dropping-particle" : "", "parse-names" : false, "suffix" : "" }, { "dropping-particle" : "", "family" : "Vargha-Khadem", "given" : "Faraneh", "non-dropping-particle" : "", "parse-names" : false, "suffix" : "" }, { "dropping-particle" : "", "family" : "Baddeley", "given" : "Alan D.", "non-dropping-particle" : "", "parse-names" : false, "suffix" : "" } ], "container-title" : "Neuropsychologia", "id" : "ITEM-1", "issue" : "1", "issued" : { "date-parts" : [ [ "2014" ] ] }, "page" : "74-84", "publisher" : "Elsevier", "title" : "Item-location binding in working memory: Is it hippocampus-dependent?", "type" : "article-journal", "volume" : "59" }, "uris" : [ "http://www.mendeley.com/documents/?uuid=ee95152b-8c9e-4183-87d4-9c17ec6c35f2" ] }, { "id" : "ITEM-2", "itemData" : { "DOI" : "10.1523/JNEUROSCI.0655-14.2014", "ISSN" : "0270-6474", "author" : [ { "dropping-particle" : "", "family" : "Libby", "given" : "L. A.", "non-dropping-particle" : "", "parse-names" : false, "suffix" : "" }, { "dropping-particle" : "", "family" : "Hannula", "given" : "D. E.", "non-dropping-particle" : "", "parse-names" : false, "suffix" : "" }, { "dropping-particle" : "", "family" : "Ranganath", "given" : "C.", "non-dropping-particle" : "", "parse-names" : false, "suffix" : "" } ], "container-title" : "Journal of Neuroscience", "id" : "ITEM-2", "issue" : "43", "issued" : { "date-parts" : [ [ "2014" ] ] }, "page" : "14233-14242", "title" : "Medial Temporal Lobe Coding of Item and Spatial Information during Relational Binding in Working Memory", "type" : "article-journal", "volume" : "34" }, "uris" : [ "http://www.mendeley.com/documents/?uuid=c1146c73-0229-4013-b0bf-fa5724c9fa48" ] } ], "mendeley" : { "formattedCitation" : "(R. J. Allen et al., 2014; Libby, Hannula, &amp; Ranganath, 2014)", "plainTextFormattedCitation" : "(R. J. Allen et al., 2014; Libby, Hannula, &amp; Ranganath, 2014)", "previouslyFormattedCitation" : "(R. J. Allen et al., 2014; Libby, Hannula, &amp; Ranganath, 2014)" }, "properties" : { "noteIndex" : 0 }, "schema" : "https://github.com/citation-style-language/schema/raw/master/csl-citation.json" }</w:instrText>
      </w:r>
      <w:r w:rsidRPr="007F1A10">
        <w:fldChar w:fldCharType="separate"/>
      </w:r>
      <w:r w:rsidRPr="00DE1905">
        <w:rPr>
          <w:noProof/>
        </w:rPr>
        <w:t>(R. J. Allen et al., 2014; Libby, Hannula, &amp; Ranganath, 2014)</w:t>
      </w:r>
      <w:r w:rsidRPr="007F1A10">
        <w:fldChar w:fldCharType="end"/>
      </w:r>
      <w:r w:rsidRPr="007F1A10">
        <w:t>. In both humans and animals, arbitrary item-item association has been extensively studied</w:t>
      </w:r>
      <w:r>
        <w:t>.</w:t>
      </w:r>
      <w:r w:rsidRPr="007F1A10">
        <w:t xml:space="preserve"> </w:t>
      </w:r>
      <w:r>
        <w:t xml:space="preserve">Memory for item-item relations is impaired following selective damage to the medial temporal lobe in </w:t>
      </w:r>
      <w:r w:rsidRPr="007F1A10">
        <w:t xml:space="preserve">rodents </w:t>
      </w:r>
      <w:r w:rsidRPr="007F1A10">
        <w:fldChar w:fldCharType="begin" w:fldLock="1"/>
      </w:r>
      <w:r>
        <w:instrText>ADDIN CSL_CITATION { "citationItems" : [ { "id" : "ITEM-1", "itemData" : { "ISSN" : "0735-7044", "PMID" : "8280384", "abstract" : "Human amnesics are severely impaired in learning arbitrary associations between word pairs. This report examines the role of the hippocampal system in an analog of paired-associate learning developed for rats. Subjects with selective damage to the parahippocampal region and controls were tested on an odor-guided paired-associate task. Normal rats readily learned to distinguish paired associates from various mispairings of the same odors, whereas most animals with parahippocampal damage failed to learn. Lesioned animals were, however, able to acquire correct responses to stimulus pairs for which an association between odors was not required. These findings extend the usefulness of olfactory learning as a model for studies of higher order learning capacity in rodents and indicate that in rats, as in humans, hippocampal areas are critical for learning arbitrary nonspatial relationships between stimuli.", "author" : [ { "dropping-particle" : "", "family" : "Bunsey", "given" : "M", "non-dropping-particle" : "", "parse-names" : false, "suffix" : "" }, { "dropping-particle" : "", "family" : "Eichenbaum", "given" : "H", "non-dropping-particle" : "", "parse-names" : false, "suffix" : "" } ], "container-title" : "Behavioral neuroscience", "id" : "ITEM-1", "issue" : "5", "issued" : { "date-parts" : [ [ "1993", "10" ] ] }, "page" : "740-7", "title" : "Critical role of the parahippocampal region for paired-associate learning in rats.", "type" : "article-journal", "volume" : "107" }, "uris" : [ "http://www.mendeley.com/documents/?uuid=c9dc6228-5132-4523-9a8d-1973c1003864", "http://www.mendeley.com/documents/?uuid=f0ad42e2-90c6-4482-a8e0-582517133056" ] } ], "mendeley" : { "formattedCitation" : "(Bunsey &amp; Eichenbaum, 1993)", "plainTextFormattedCitation" : "(Bunsey &amp; Eichenbaum, 1993)", "previouslyFormattedCitation" : "(Bunsey &amp; Eichenbaum, 1993)" }, "properties" : { "noteIndex" : 0 }, "schema" : "https://github.com/citation-style-language/schema/raw/master/csl-citation.json" }</w:instrText>
      </w:r>
      <w:r w:rsidRPr="007F1A10">
        <w:fldChar w:fldCharType="separate"/>
      </w:r>
      <w:r w:rsidRPr="007F1A10">
        <w:rPr>
          <w:noProof/>
        </w:rPr>
        <w:t>(Bunsey &amp; Eichenbaum, 1993)</w:t>
      </w:r>
      <w:r w:rsidRPr="007F1A10">
        <w:fldChar w:fldCharType="end"/>
      </w:r>
      <w:r w:rsidRPr="007F1A10">
        <w:t xml:space="preserve">, monkeys </w:t>
      </w:r>
      <w:r w:rsidRPr="007F1A10">
        <w:fldChar w:fldCharType="begin" w:fldLock="1"/>
      </w:r>
      <w:r>
        <w:instrText>ADDIN CSL_CITATION { "citationItems" : [ { "id" : "ITEM-1", "itemData" : { "ISSN" : "0270-6474", "PMID" : "8410203", "abstract" : "Rhesus monkeys learned 10 visual stimulus-stimulus association, or paired associates. They then received bilateral removals of either the amygdaloid complex and underlying cortex, the hippocampal formation and underlying cortex, or both combined, or they were retained as unoperated controls. After surgery or rest, the monkeys were tested for their retention of the preoperatively learned set of paired associates, as well as for their ability to learn new associations of the same type. Both unoperated controls and hippocampectomized monkeys relearned the preoperatively trained set of paired associates almost immediately. By contrast, monkeys with amygdala removals were moderately retarded in relearning, and monkeys with combined amygdala and hippocampal ablations were severely retarded. When confronted with new sets of visual stimuli, monkeys with amygdala removals or hippocampal removals learned new sets of paired associates at the same rate as the controls, whereas monkeys with the combined ablation were again profoundly retarded. Only one monkey with the combined lesion was able to learn new stimulus-stimulus associations to criterion, and then only after extensive training, despite the ability of all three animals in this group to perform delayed matching-to-sample with the same stimuli and the same intraatrial delays as those used in the paired associate task. At the end of the main experiment, two of the unoperated controls received bilateral ablations of the rhinal cortex. These monkeys showed the same level of difficulty in learning new paired associates as the animals in the main experiment that had received the combined amygdala plus hippocampal ablations. The results implicate the medial temporal lobe, and particularly the rhinal cortex, in the formation of stimulus-stimulus associative memories.", "author" : [ { "dropping-particle" : "", "family" : "Murray", "given" : "E A", "non-dropping-particle" : "", "parse-names" : false, "suffix" : "" }, { "dropping-particle" : "", "family" : "Gaffan", "given" : "D", "non-dropping-particle" : "", "parse-names" : false, "suffix" : "" }, { "dropping-particle" : "", "family" : "Mishkin", "given" : "M", "non-dropping-particle" : "", "parse-names" : false, "suffix" : "" } ], "container-title" : "The Journal of neuroscience : the official journal of the Society for Neuroscience", "id" : "ITEM-1", "issue" : "10", "issued" : { "date-parts" : [ [ "1993", "10" ] ] }, "page" : "4549-61", "title" : "Neural substrates of visual stimulus-stimulus association in rhesus monkeys.", "type" : "article-journal", "volume" : "13" }, "uris" : [ "http://www.mendeley.com/documents/?uuid=772dc49d-f53e-4078-9a9e-222162e6f402", "http://www.mendeley.com/documents/?uuid=0cbba2a2-4fa9-4f6f-9c2f-510fad36b7ec" ] } ], "mendeley" : { "formattedCitation" : "(Murray, Gaffan, &amp; Mishkin, 1993)", "plainTextFormattedCitation" : "(Murray, Gaffan, &amp; Mishkin, 1993)", "previouslyFormattedCitation" : "(Murray, Gaffan, &amp; Mishkin, 1993)" }, "properties" : { "noteIndex" : 0 }, "schema" : "https://github.com/citation-style-language/schema/raw/master/csl-citation.json" }</w:instrText>
      </w:r>
      <w:r w:rsidRPr="007F1A10">
        <w:fldChar w:fldCharType="separate"/>
      </w:r>
      <w:r w:rsidRPr="007F1A10">
        <w:rPr>
          <w:noProof/>
        </w:rPr>
        <w:t>(Murray, Gaffan, &amp; Mishkin, 1993)</w:t>
      </w:r>
      <w:r w:rsidRPr="007F1A10">
        <w:fldChar w:fldCharType="end"/>
      </w:r>
      <w:r w:rsidRPr="007F1A10">
        <w:t xml:space="preserve">, and humans </w:t>
      </w:r>
      <w:r w:rsidRPr="007F1A10">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Verfaellie, &amp; Keane, 2003)", "plainTextFormattedCitation" : "(Giovanello, Verfaellie, &amp; Keane, 2003)", "previouslyFormattedCitation" : "(Giovanello, Verfaellie, &amp; Keane, 2003)" }, "properties" : { "noteIndex" : 0 }, "schema" : "https://github.com/citation-style-language/schema/raw/master/csl-citation.json" }</w:instrText>
      </w:r>
      <w:r w:rsidRPr="007F1A10">
        <w:fldChar w:fldCharType="separate"/>
      </w:r>
      <w:r w:rsidRPr="007D54BA">
        <w:rPr>
          <w:noProof/>
        </w:rPr>
        <w:t>(Giovanello, Verfaellie, &amp; Keane, 2003)</w:t>
      </w:r>
      <w:r w:rsidRPr="007F1A10">
        <w:fldChar w:fldCharType="end"/>
      </w:r>
      <w:r>
        <w:t>.</w:t>
      </w:r>
      <w:r w:rsidRPr="007F1A10">
        <w:t xml:space="preserve"> </w:t>
      </w:r>
      <w:r>
        <w:t xml:space="preserve">Furthermore, humans with hippocampal damage show item-item impairments </w:t>
      </w:r>
      <w:r w:rsidRPr="007F1A10">
        <w:t>for all manner</w:t>
      </w:r>
      <w:r>
        <w:t xml:space="preserve"> </w:t>
      </w:r>
      <w:r w:rsidRPr="007F1A10">
        <w:t>of relations</w:t>
      </w:r>
      <w:r>
        <w:t xml:space="preserve"> (e.g. spatial, temporal, associative, etc.;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"manualFormatting" : "Konkel et al., 2008)", "plainTextFormattedCitation" : "(Konkel et al., 2008)", "previouslyFormattedCitation" : "(Konkel et al., 2008)" }, "properties" : { "noteIndex" : 0 }, "schema" : "https://github.com/citation-style-language/schema/raw/master/csl-citation.json" }</w:instrText>
      </w:r>
      <w:r>
        <w:fldChar w:fldCharType="separate"/>
      </w:r>
      <w:r w:rsidRPr="007D54BA">
        <w:rPr>
          <w:noProof/>
        </w:rPr>
        <w:t>Konkel et al., 2008)</w:t>
      </w:r>
      <w:r>
        <w:fldChar w:fldCharType="end"/>
      </w:r>
      <w:r w:rsidRPr="007F1A10">
        <w:t>.</w:t>
      </w:r>
      <w:r>
        <w:t xml:space="preserve"> </w:t>
      </w:r>
    </w:p>
    <w:p w14:paraId="0AAACE46" w14:textId="77777777" w:rsidR="0072413B" w:rsidRDefault="0072413B" w:rsidP="0072413B">
      <w:r>
        <w:t xml:space="preserve">In addition to these first order relations, we examine higher-order, compound relations (e.g., item A, B, and C form a group), which can contribute to compound spatial relational memory errors (e.g. the group is translated to the left, all of the items are squished towards the group’s center, or two items swap locations). Compound relational errors can be seen in two forms in our analysis. Firstly, swaps of items (i.e. when two items are placed in each other’s location) and cycles of items (i.e. when more than two items are placed in each other’s locations) are forms of compound error primarily involving multiple identity-location errors. Secondly, various transformation errors (translation, scaling, and rotation) are forms of compound errors involving multiple item-item and/or item-environment errors. </w:t>
      </w:r>
    </w:p>
    <w:p w14:paraId="55B81298" w14:textId="77777777" w:rsidR="0072413B" w:rsidRDefault="0072413B" w:rsidP="0072413B">
      <w:bookmarkStart w:id="27" w:name="_Hlk494820043"/>
      <w:r>
        <w:t xml:space="preserve">In addition to first-order (i.e. pairwise) and higher-order (i.e. compound) relations, we can begin to consider the question of how general, Gestalten shape information, i.e. configural features which constitute parts of a unified whole, may be used independently of the hippocampus to maintain more global spatial information. </w:t>
      </w:r>
      <w:bookmarkEnd w:id="27"/>
      <w:r>
        <w:t>While the current data cannot provide a definitive response to this proposal, the relevant data are suggestive and considered.</w:t>
      </w:r>
    </w:p>
    <w:p w14:paraId="11AE2FC8" w14:textId="77777777" w:rsidR="0072413B" w:rsidRDefault="0072413B" w:rsidP="0072413B">
      <w:r>
        <w:t xml:space="preserve">Finally, given the evidence that hippocampal damage impairs reconstruction performance even at very small set sizes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the implication of varying set size on memory for these different types of spatial relational information was considered. To this end, we take advantage of an existing dataset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F037C3">
        <w:rPr>
          <w:noProof/>
        </w:rPr>
        <w:t>(Watson et al., 2013)</w:t>
      </w:r>
      <w:r>
        <w:fldChar w:fldCharType="end"/>
      </w:r>
      <w:r>
        <w:t xml:space="preserve"> that recorded SR task performance from hippocampal patients across set sizes (i.e., from 2 items to 5 items) and reanalyze those data using the current analysis framework. We first evaluate the extent to which hippocampal patients and comparison participants committed relational memory errors of particular types even at small set sizes (e.g., 2 items). Second, we determine whether those error types change or remain consistent as set size increased.</w:t>
      </w:r>
    </w:p>
    <w:p w14:paraId="626BC7F9" w14:textId="77777777" w:rsidR="0072413B" w:rsidRDefault="0072413B" w:rsidP="0072413B">
      <w:r>
        <w:t>In summary, in the work presented here, we investigate the types of relations that are sensitive to hippocampal damage from a first principles approach by breaking down reconstruction errors in an SR task into multiple error types, which can then be evaluated simultaneously. We consider three types of first-order relations (i.e., item-environment, item-item, and identity-location relations) as well as two types of higher-order compound relations (i.e., swaps and cycles). We evaluate the degree to which the overall difference in misplacement between hippocampal patients and matched comparisons</w:t>
      </w:r>
      <w:r>
        <w:rPr>
          <w:noProof/>
        </w:rPr>
        <w:t xml:space="preserve"> </w:t>
      </w:r>
      <w:r>
        <w:t xml:space="preserve">can be </w:t>
      </w:r>
      <w:r>
        <w:lastRenderedPageBreak/>
        <w:t>explained by these distinct error types. Finally, we discuss the implications of these findings for theories of hippocampal function.</w:t>
      </w:r>
    </w:p>
    <w:p w14:paraId="5BE37DC3" w14:textId="77777777" w:rsidR="0072413B" w:rsidRDefault="0072413B" w:rsidP="00563ABB">
      <w:pPr>
        <w:pStyle w:val="Heading2"/>
      </w:pPr>
      <w:bookmarkStart w:id="28" w:name="_Toc497156012"/>
      <w:r>
        <w:t>Materials and Methods</w:t>
      </w:r>
      <w:bookmarkEnd w:id="28"/>
    </w:p>
    <w:p w14:paraId="415C87AB" w14:textId="77777777" w:rsidR="0072413B" w:rsidRDefault="0072413B" w:rsidP="00563ABB">
      <w:pPr>
        <w:pStyle w:val="Heading3"/>
      </w:pPr>
      <w:bookmarkStart w:id="29" w:name="_Toc497156013"/>
      <w:r>
        <w:t>Participants</w:t>
      </w:r>
      <w:bookmarkEnd w:id="29"/>
    </w:p>
    <w:p w14:paraId="15CD7F32" w14:textId="77777777" w:rsidR="0072413B" w:rsidRDefault="0072413B" w:rsidP="0072413B">
      <w:r>
        <w:t xml:space="preserve">Behavioral data were collected from 3 patients with hippocampal damaged and profound declarative memory impairment or amnesia (see Table 1 for details) and 9 healthy comparison participants. Three of the healthy comparison participants were matched to each hippocampal patient for sex, age (+/- 5 years), and education (+/- 2 years). </w:t>
      </w:r>
    </w:p>
    <w:p w14:paraId="07954D00" w14:textId="77777777" w:rsidR="0072413B" w:rsidRPr="00D779AD" w:rsidRDefault="0072413B" w:rsidP="0072413B">
      <w:r>
        <w:rPr>
          <w:noProof/>
        </w:rPr>
        <w:drawing>
          <wp:inline distT="0" distB="0" distL="0" distR="0" wp14:anchorId="32A415C5" wp14:editId="5BE401D4">
            <wp:extent cx="6119495" cy="1551305"/>
            <wp:effectExtent l="0" t="0" r="0" b="0"/>
            <wp:docPr id="212" name="Picture 212" descr="C:\Users\Kevin\AppData\Local\Microsoft\Windows\INetCache\Content.Word\Table1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Table1Render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9495" cy="1551305"/>
                    </a:xfrm>
                    <a:prstGeom prst="rect">
                      <a:avLst/>
                    </a:prstGeom>
                    <a:noFill/>
                    <a:ln>
                      <a:noFill/>
                    </a:ln>
                  </pic:spPr>
                </pic:pic>
              </a:graphicData>
            </a:graphic>
          </wp:inline>
        </w:drawing>
      </w:r>
      <w:r>
        <w:br/>
        <w:t>“</w:t>
      </w:r>
      <w:r w:rsidRPr="004E56CD">
        <w:rPr>
          <w:b/>
        </w:rPr>
        <w:t>Table 1</w:t>
      </w:r>
      <w:r>
        <w:t xml:space="preserve">: </w:t>
      </w:r>
      <w:r w:rsidRPr="009F3C76">
        <w:t>Demographic</w:t>
      </w:r>
      <w:r>
        <w:t>, neuroanatomical,</w:t>
      </w:r>
      <w:r w:rsidRPr="009F3C76">
        <w:t xml:space="preserve"> and neuropsychological characteristics of </w:t>
      </w:r>
      <w:r>
        <w:t xml:space="preserve">participants with hippocampal amnesia. </w:t>
      </w:r>
      <w:r w:rsidRPr="009F3C76">
        <w:rPr>
          <w:lang w:eastAsia="ja-JP"/>
        </w:rPr>
        <w:t>Hand. = Handedness. Ed. = years of education. HSE = Herpes Simplex Encephaliti</w:t>
      </w:r>
      <w:r w:rsidRPr="001E6C8E">
        <w:rPr>
          <w:lang w:eastAsia="ja-JP"/>
        </w:rPr>
        <w:t xml:space="preserve">s. HC = hippocampus. + MTL = damage extending into the greater medial temporal lobes. HC Volume = hippocampal volumetric z-scores as measured through high resolution volumetric MRI and compared to a matched healthy comparison group </w:t>
      </w:r>
      <w:r>
        <w:rPr>
          <w:lang w:eastAsia="ja-JP"/>
        </w:rPr>
        <w:fldChar w:fldCharType="begin" w:fldLock="1"/>
      </w:r>
      <w:r>
        <w:rPr>
          <w:lang w:eastAsia="ja-JP"/>
        </w:rPr>
        <w:instrText>ADDIN CSL_CITATION { "citationItems" : [ { "id" : "ITEM-1", "itemData" : { "DOI" : "10.1080/13803390590949287", "author" : [ { "dropping-particle" : "", "family" : "Allen", "given" : "John S", "non-dropping-particle" : "", "parse-names" : false, "suffix" : "" }, { "dropping-particle" : "", "family" : "Tranel", "given" : "Daniel", "non-dropping-particle" : "", "parse-names" : false, "suffix" : "" }, { "dropping-particle" : "", "family" : "Bruss", "given" : "Joel", "non-dropping-particle" : "", "parse-names" : false, "suffix" : "" }, { "dropping-particle" : "", "family" : "Damasio", "given" : "Hanna", "non-dropping-particle" : "", "parse-names" : false, "suffix" : "" } ], "container-title" : "Journal of clinical and experimental neuropsychology", "id" : "ITEM-1", "issue" : "4", "issued" : { "date-parts" : [ [ "2006" ] ] }, "page" : "457-476", "title" : "Correlations between Regional Brain Volumes and Memory Performance in Anoxia", "type" : "article-journal", "volume" : "28" }, "uris" : [ "http://www.mendeley.com/documents/?uuid=78a808ef-65d6-444d-a508-975611c98374", "http://www.mendeley.com/documents/?uuid=f625a891-7638-4bca-8014-f239d748644a", "http://www.mendeley.com/documents/?uuid=b07fc207-ddf4-44c9-a810-68217f0f5659" ] }, { "id" : "ITEM-2", "itemData" : { "DOI" : "10.1523/JNEUROSCI.4735-04.2005", "author" : [ { "dropping-particle" : "", "family" : "Buchanan", "given" : "Tony W", "non-dropping-particle" : "", "parse-names" : false, "suffix" : "" }, { "dropping-particle" : "", "family" : "Tranel", "given" : "Daniel", "non-dropping-particle" : "", "parse-names" : false, "suffix" : "" }, { "dropping-particle" : "", "family" : "Adolphs", "given" : "Ralph", "non-dropping-particle" : "", "parse-names" : false, "suffix" : "" } ], "container-title" : "The Journal of Neuroscience", "id" : "ITEM-2", "issue" : "12", "issued" : { "date-parts" : [ [ "2005" ] ] }, "page" : "3151-3160", "title" : "Emotional Autobiographical Memories in Amnesic Patients with Medial Temporal Lobe Damage", "type" : "article-journal", "volume" : "25" }, "uris" : [ "http://www.mendeley.com/documents/?uuid=67a8a675-59cb-4ff4-8b00-1af007eef18c", "http://www.mendeley.com/documents/?uuid=e0b603b6-2e17-497c-99c1-8321202c4291", "http://www.mendeley.com/documents/?uuid=8010f2e2-9e10-4326-9970-da1212c38ce9" ] } ], "mendeley" : { "formattedCitation" : "(J. S. Allen, Tranel, Bruss, &amp; Damasio, 2006; Buchanan, Tranel, &amp; Adolphs, 2005)", "plainTextFormattedCitation" : "(J. S. Allen, Tranel, Bruss, &amp; Damasio, 2006; Buchanan, Tranel, &amp; Adolphs, 2005)", "previouslyFormattedCitation" : "(J. S. Allen, Tranel, Bruss, &amp; Damasio, 2006; Buchanan, Tranel, &amp; Adolphs, 2005)" }, "properties" : { "noteIndex" : 0 }, "schema" : "https://github.com/citation-style-language/schema/raw/master/csl-citation.json" }</w:instrText>
      </w:r>
      <w:r>
        <w:rPr>
          <w:lang w:eastAsia="ja-JP"/>
        </w:rPr>
        <w:fldChar w:fldCharType="separate"/>
      </w:r>
      <w:r w:rsidRPr="00CF53D5">
        <w:rPr>
          <w:noProof/>
          <w:lang w:eastAsia="ja-JP"/>
        </w:rPr>
        <w:t>(J. S. Allen, Tranel, Bruss, &amp; Damasio, 2006; Buchanan, Tranel, &amp; Adolphs, 2005)</w:t>
      </w:r>
      <w:r>
        <w:rPr>
          <w:lang w:eastAsia="ja-JP"/>
        </w:rPr>
        <w:fldChar w:fldCharType="end"/>
      </w:r>
      <w:r>
        <w:rPr>
          <w:lang w:eastAsia="ja-JP"/>
        </w:rPr>
        <w:t>.</w:t>
      </w:r>
      <w:r w:rsidRPr="001E6C8E">
        <w:rPr>
          <w:lang w:eastAsia="ja-JP"/>
        </w:rPr>
        <w:t xml:space="preserve"> WAIS-III FSIQ = Wechsler Adult Intelligence Scale–III Full Scale Intelligence Quotient. WMS-III GMI = Wechsler Memory Scale–III General Memory Index. BNT = Boston Naming Test. TT = Token Test. </w:t>
      </w:r>
      <w:r w:rsidRPr="001E6C8E">
        <w:t>CFT = Complex Figure Test; WCT = Wisconsin Card Sorting Task; Cat = Number of categories achieved out of six.</w:t>
      </w:r>
      <w:r>
        <w:t>”</w:t>
      </w:r>
    </w:p>
    <w:p w14:paraId="05B7B672" w14:textId="77777777" w:rsidR="0072413B" w:rsidRDefault="0072413B" w:rsidP="0072413B">
      <w:r w:rsidRPr="00D354A7">
        <w:t>Two patients experienced anoxic/hypoxic episodes (1846, 2563) resulting in bilateral hippocampal damage and the third patient contracted herpes simplex encephalitis (1951) leading to more extensive bilateral MTL damage affecting the hippocampus, amygdala, and surrounding cortices (Figure 1). Structural MRI examinations completed on 2 of the 3 patients confirmed bilateral hippocampal damage and volumetric analyses revealed significantly reduced hippocampal volumes. Participant 2563 wears a pacemaker and was unable to undergo MRI examination and thus their damage was confirmed by computerized tomography; damage was confined to the hippocampus.</w:t>
      </w:r>
    </w:p>
    <w:p w14:paraId="73DEE4CA" w14:textId="77777777" w:rsidR="0072413B" w:rsidRDefault="0072413B" w:rsidP="0072413B">
      <w:pPr>
        <w:jc w:val="center"/>
      </w:pPr>
      <w:r>
        <w:rPr>
          <w:noProof/>
        </w:rPr>
        <w:lastRenderedPageBreak/>
        <w:drawing>
          <wp:inline distT="0" distB="0" distL="0" distR="0" wp14:anchorId="552704FF" wp14:editId="54F78274">
            <wp:extent cx="3657600" cy="3924300"/>
            <wp:effectExtent l="0" t="0" r="0" b="0"/>
            <wp:docPr id="213" name="Picture 213" descr="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3924300"/>
                    </a:xfrm>
                    <a:prstGeom prst="rect">
                      <a:avLst/>
                    </a:prstGeom>
                    <a:noFill/>
                    <a:ln>
                      <a:noFill/>
                    </a:ln>
                  </pic:spPr>
                </pic:pic>
              </a:graphicData>
            </a:graphic>
          </wp:inline>
        </w:drawing>
      </w:r>
    </w:p>
    <w:p w14:paraId="48FC0E1F" w14:textId="77777777" w:rsidR="0072413B" w:rsidRDefault="0072413B" w:rsidP="0072413B">
      <w:r w:rsidRPr="004E56CD">
        <w:rPr>
          <w:b/>
        </w:rPr>
        <w:t>Figure 1</w:t>
      </w:r>
      <w:r>
        <w:t xml:space="preserve">: </w:t>
      </w:r>
      <w:r w:rsidRPr="008A3187">
        <w:t>Magnetic resonance scans of hippocampal patients. Images are coronal slices through four points along the hippocampus from T1-weighed scans. Volume changes can be noted in the hippocamp</w:t>
      </w:r>
      <w:r>
        <w:t xml:space="preserve">al region for patient 1846, and </w:t>
      </w:r>
      <w:r w:rsidRPr="008A3187">
        <w:t>significant bilateral MTL damage including the hippocampus can be noted in patient 1951. A = anterior, P = posterior,</w:t>
      </w:r>
      <w:r>
        <w:t xml:space="preserve"> NC = healthy comparison brain.”</w:t>
      </w:r>
    </w:p>
    <w:p w14:paraId="08B6951B" w14:textId="77777777" w:rsidR="0072413B" w:rsidRDefault="0072413B" w:rsidP="0072413B">
      <w:r>
        <w:t xml:space="preserve">Neuropsychological examination confirmed severe declarative memory impairment in all hippocampal patients (M =63; Wechsler Memory Scale-III General Memory Index, more than 2 SDs below population norms) in the context of within normal performance of standardized measures of intelligence, language, visual perception, working memory, and executive functioning (see Table 1). </w:t>
      </w:r>
    </w:p>
    <w:p w14:paraId="5F82D81E" w14:textId="77777777" w:rsidR="0072413B" w:rsidRDefault="0072413B" w:rsidP="00563ABB">
      <w:pPr>
        <w:pStyle w:val="Heading3"/>
      </w:pPr>
      <w:bookmarkStart w:id="30" w:name="_Toc497156014"/>
      <w:r>
        <w:t>Experimental Paradigm</w:t>
      </w:r>
      <w:bookmarkEnd w:id="30"/>
    </w:p>
    <w:p w14:paraId="39A9D04A" w14:textId="77777777" w:rsidR="0072413B" w:rsidRDefault="0072413B" w:rsidP="0072413B">
      <w:r>
        <w:t xml:space="preserve">Participants completed a computerized spatial reconstruction task </w:t>
      </w:r>
      <w:r>
        <w:fldChar w:fldCharType="begin" w:fldLock="1"/>
      </w:r>
      <w:r>
        <w:instrText>ADDIN CSL_CITATION { "citationItems" : [ { "id" : "ITEM-1", "itemData" : { "DOI" : "10.1162/jocn_a_00717", "ISSN" : "0898-929X", "author" : [ { "dropping-particle" : "", "family" : "Monti", "given" : "Jim M.", "non-dropping-particle" : "", "parse-names" : false, "suffix" : "" }, { "dropping-particle" : "", "family" : "Cooke", "given" : "Gillian E.", "non-dropping-particle" : "", "parse-names" : false, "suffix" : "" }, { "dropping-particle" : "", "family" : "Watson", "given" : "Patrick D.", "non-dropping-particle" : "", "parse-names" : false, "suffix" : "" }, { "dropping-particle" : "", "family" : "Voss", "given" : "Michelle W.", "non-dropping-particle" : "", "parse-names" : false, "suffix" : "" }, { "dropping-particle" : "", "family" : "Kramer", "given" : "Arthur F.", "non-dropping-particle" : "", "parse-names" : false, "suffix" : "" }, { "dropping-particle" : "", "family" : "Cohen", "given" : "Neal J.", "non-dropping-particle" : "", "parse-names" : false, "suffix" : "" } ], "container-title" : "Journal of Cognitive Neuroscience", "id" : "ITEM-1", "issue" : "2", "issued" : { "date-parts" : [ [ "2015", "2" ] ] }, "page" : "234-245", "title" : "Relating Hippocampus to Relational Memory Processing across Domains and Delays", "type" : "article-journal", "volume" : "27" }, "uris" : [ "http://www.mendeley.com/documents/?uuid=1ad95d76-9dc0-43db-a4eb-9046890b306e" ] } ], "mendeley" : { "formattedCitation" : "(Monti et al., 2015)", "manualFormatting" : "(Monti et al., 2015", "plainTextFormattedCitation" : "(Monti et al., 2015)", "previouslyFormattedCitation" : "(Monti et al., 2015)" }, "properties" : { "noteIndex" : 0 }, "schema" : "https://github.com/citation-style-language/schema/raw/master/csl-citation.json" }</w:instrText>
      </w:r>
      <w:r>
        <w:fldChar w:fldCharType="separate"/>
      </w:r>
      <w:r w:rsidRPr="00CD7151">
        <w:rPr>
          <w:noProof/>
        </w:rPr>
        <w:t>(Monti et al., 2015</w:t>
      </w:r>
      <w:r>
        <w:fldChar w:fldCharType="end"/>
      </w:r>
      <w:r>
        <w:t xml:space="preserve">; see top of Fig. 2). Participants studied 6 items (gray scale, nameable objects; </w:t>
      </w:r>
      <w:r>
        <w:fldChar w:fldCharType="begin" w:fldLock="1"/>
      </w:r>
      <w:r>
        <w:instrText>ADDIN CSL_CITATION { "citationItems" : [ { "id" : "ITEM-1", "itemData" : { "DOI" : "10.1371/journal.pone.0106953", "ISSN" : "1932-6203", "author" : [ { "dropping-particle" : "", "family" : "Brodeur", "given" : "Mathieu B.", "non-dropping-particle" : "", "parse-names" : false, "suffix" : "" }, { "dropping-particle" : "", "family" : "Gu\u00e9rard", "given" : "Katherine", "non-dropping-particle" : "", "parse-names" : false, "suffix" : "" }, { "dropping-particle" : "", "family" : "Bouras", "given" : "Maria", "non-dropping-particle" : "", "parse-names" : false, "suffix" : "" } ], "container-title" : "PLoS ONE", "editor" : [ { "dropping-particle" : "", "family" : "Paterson", "given" : "Kevin", "non-dropping-particle" : "", "parse-names" : false, "suffix" : "" } ], "id" : "ITEM-1", "issue" : "9", "issued" : { "date-parts" : [ [ "2014", "9", "11" ] ] }, "page" : "e106953", "title" : "Bank of Standardized Stimuli (BOSS) Phase II: 930 New Normative Photos", "type" : "article-journal", "volume" : "9" }, "uris" : [ "http://www.mendeley.com/documents/?uuid=386dd5eb-f998-475a-b201-63dfc5901598" ] } ], "mendeley" : { "formattedCitation" : "(Brodeur, Gu\u00e9rard, &amp; Bouras, 2014)", "manualFormatting" : "Brodeur, Gu\u00e9rard, &amp; Bouras, 2014", "plainTextFormattedCitation" : "(Brodeur, Gu\u00e9rard, &amp; Bouras, 2014)", "previouslyFormattedCitation" : "(Brodeur, Gu\u00e9rard, &amp; Bouras, 2014)" }, "properties" : { "noteIndex" : 0 }, "schema" : "https://github.com/citation-style-language/schema/raw/master/csl-citation.json" }</w:instrText>
      </w:r>
      <w:r>
        <w:fldChar w:fldCharType="separate"/>
      </w:r>
      <w:r w:rsidRPr="001A270E">
        <w:rPr>
          <w:noProof/>
        </w:rPr>
        <w:t>Brodeur, Guérard, &amp; Bouras, 2014</w:t>
      </w:r>
      <w:r>
        <w:fldChar w:fldCharType="end"/>
      </w:r>
      <w:r>
        <w:t xml:space="preserve">) per trial, arranged pseudo-randomly in an </w:t>
      </w:r>
      <m:oMath>
        <m:r>
          <w:rPr>
            <w:rFonts w:ascii="Cambria Math" w:hAnsi="Cambria Math"/>
          </w:rPr>
          <m:t>950×600</m:t>
        </m:r>
      </m:oMath>
      <w:r>
        <w:rPr>
          <w:rFonts w:eastAsiaTheme="minorEastAsia"/>
        </w:rPr>
        <w:t xml:space="preserve"> pixel </w:t>
      </w:r>
      <w:r>
        <w:t xml:space="preserve">area within a </w:t>
      </w:r>
      <m:oMath>
        <m:r>
          <w:rPr>
            <w:rFonts w:ascii="Cambria Math" w:hAnsi="Cambria Math"/>
          </w:rPr>
          <m:t>1280×1024</m:t>
        </m:r>
      </m:oMath>
      <w:r>
        <w:t xml:space="preserve"> pixel computer screen across 32 total trials. During the study phase, participants viewed the 6 items for 16 seconds, followed by a 5 second delay (blank screen). At test, which began immediately after the delay, items were randomly placed in a line at the top of the screen, and participants used a mouse to drag each item to its remembered location on the screen. Participants had unlimited time to reconstruct the studied display. When they were finished, participants pressed space bar to start the next study trial. Participants’ eye movements were recorded throughout the experiment. Eye tracking data are not reported here and will be reported elsewhere </w:t>
      </w:r>
      <w:r>
        <w:fldChar w:fldCharType="begin" w:fldLock="1"/>
      </w:r>
      <w:r>
        <w:instrText>ADDIN CSL_CITATION { "citationItems" : [ { "id" : "ITEM-1", "itemData" : { "author" : [ { "dropping-particle" : "", "family" : "Lucas", "given" : "Heather D.", "non-dropping-particle" : "", "parse-names" : false, "suffix" : "" }, { "dropping-particle" : "", "family" : "Duff", "given" : "Melissa C.", "non-dropping-particle" : "", "parse-names" : false, "suffix" : "" }, { "dropping-particle" : "", "family" : "Cohen", "given" : "Neal J.", "non-dropping-particle" : "", "parse-names" : false, "suffix" : "" } ], "container-title" : "Cognitive Neuroscience Society 24th Annual Meeting", "id" : "ITEM-1", "issued" : { "date-parts" : [ [ "2017" ] ] }, "publisher-place" : "San Francisco", "title" : "The hippocampus promotes effective saccadic information gathering in humans", "type" : "paper-conference" }, "uris" : [ "http://www.mendeley.com/documents/?uuid=91c6f725-ec26-4fd9-897f-fba2955456e3", "http://www.mendeley.com/documents/?uuid=fd75c557-8cee-4c70-bf65-35a853607f78" ] } ], "mendeley" : { "formattedCitation" : "(Lucas, Duff, &amp; Cohen, 2017)", "manualFormatting" : "(Lucas, Duff, &amp; Cohen, in preparation)", "plainTextFormattedCitation" : "(Lucas, Duff, &amp; Cohen, 2017)", "previouslyFormattedCitation" : "(Lucas, Duff, &amp; Cohen, 2017)" }, "properties" : { "noteIndex" : 0 }, "schema" : "https://github.com/citation-style-language/schema/raw/master/csl-citation.json" }</w:instrText>
      </w:r>
      <w:r>
        <w:fldChar w:fldCharType="separate"/>
      </w:r>
      <w:r w:rsidRPr="005C0504">
        <w:rPr>
          <w:noProof/>
        </w:rPr>
        <w:t xml:space="preserve">(Lucas, Duff, &amp; Cohen, </w:t>
      </w:r>
      <w:r>
        <w:rPr>
          <w:noProof/>
        </w:rPr>
        <w:t>in preparation</w:t>
      </w:r>
      <w:r w:rsidRPr="005C0504">
        <w:rPr>
          <w:noProof/>
        </w:rPr>
        <w:t>)</w:t>
      </w:r>
      <w:r>
        <w:fldChar w:fldCharType="end"/>
      </w:r>
      <w:r>
        <w:t>.</w:t>
      </w:r>
    </w:p>
    <w:p w14:paraId="42A8751C" w14:textId="77777777" w:rsidR="0072413B" w:rsidRPr="00D779AD" w:rsidRDefault="0072413B" w:rsidP="0072413B">
      <w:r>
        <w:rPr>
          <w:rFonts w:ascii="Arial" w:hAnsi="Arial" w:cs="Arial"/>
          <w:noProof/>
          <w:color w:val="262626"/>
          <w:sz w:val="20"/>
          <w:szCs w:val="20"/>
          <w:shd w:val="clear" w:color="auto" w:fill="FFFFFF"/>
        </w:rPr>
        <w:lastRenderedPageBreak/>
        <w:drawing>
          <wp:inline distT="0" distB="0" distL="0" distR="0" wp14:anchorId="3654717C" wp14:editId="6092779D">
            <wp:extent cx="6124575" cy="3629025"/>
            <wp:effectExtent l="0" t="0" r="9525" b="9525"/>
            <wp:docPr id="214" name="Picture 214" descr="C:\Users\Kevin\AppData\Local\Microsoft\Windows\INetCache\Content.Word\Task Figure Op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Task Figure Opt 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4575" cy="3629025"/>
                    </a:xfrm>
                    <a:prstGeom prst="rect">
                      <a:avLst/>
                    </a:prstGeom>
                    <a:noFill/>
                    <a:ln>
                      <a:noFill/>
                    </a:ln>
                  </pic:spPr>
                </pic:pic>
              </a:graphicData>
            </a:graphic>
          </wp:inline>
        </w:drawing>
      </w:r>
      <w:r>
        <w:rPr>
          <w:rFonts w:ascii="Arial" w:hAnsi="Arial" w:cs="Arial"/>
          <w:color w:val="262626"/>
          <w:sz w:val="20"/>
          <w:szCs w:val="20"/>
          <w:shd w:val="clear" w:color="auto" w:fill="FFFFFF"/>
        </w:rPr>
        <w:br/>
        <w:t>"</w:t>
      </w:r>
      <w:r w:rsidRPr="004E56CD">
        <w:rPr>
          <w:rFonts w:ascii="Arial" w:hAnsi="Arial" w:cs="Arial"/>
          <w:b/>
          <w:color w:val="262626"/>
          <w:sz w:val="20"/>
          <w:szCs w:val="20"/>
          <w:shd w:val="clear" w:color="auto" w:fill="FFFFFF"/>
        </w:rPr>
        <w:t>Figure 2</w:t>
      </w:r>
      <w:r>
        <w:rPr>
          <w:rFonts w:ascii="Arial" w:hAnsi="Arial" w:cs="Arial"/>
          <w:color w:val="262626"/>
          <w:sz w:val="20"/>
          <w:szCs w:val="20"/>
          <w:shd w:val="clear" w:color="auto" w:fill="FFFFFF"/>
        </w:rPr>
        <w:t>: A sample trial from the spatial reconstruction task; A, B, and C show different interpretations of the same reconstruction where the objects are in the reconstructed locations and the dots are the target locations from the study phase. (A) shows item-item and item-environment relations (dotted lines), which might be used to determine the locations of the dots. (B) shows reconstructed item to target location relations where gray shaded circles indicate a failure in placement of items to those locations (note that identity is ignored as, for example, the bus is not in its target location). (C) shows compound relations where some items roughly swap locations (although not necessarily precisely, in this case being a "partial swap"), some show cycle relationships (i.e. Bus</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Bed</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Bicycle</w:t>
      </w:r>
      <w:r w:rsidRPr="001373DA">
        <w:rPr>
          <w:rFonts w:ascii="Arial" w:hAnsi="Arial" w:cs="Arial"/>
          <w:color w:val="262626"/>
          <w:sz w:val="20"/>
          <w:szCs w:val="20"/>
          <w:shd w:val="clear" w:color="auto" w:fill="FFFFFF"/>
        </w:rPr>
        <w:sym w:font="Wingdings" w:char="F0E0"/>
      </w:r>
      <w:r>
        <w:rPr>
          <w:rFonts w:ascii="Arial" w:hAnsi="Arial" w:cs="Arial"/>
          <w:color w:val="262626"/>
          <w:sz w:val="20"/>
          <w:szCs w:val="20"/>
          <w:shd w:val="clear" w:color="auto" w:fill="FFFFFF"/>
        </w:rPr>
        <w:t>Bus), and some show single-item placement in the correct target location."</w:t>
      </w:r>
    </w:p>
    <w:p w14:paraId="53A17EEC" w14:textId="77777777" w:rsidR="0072413B" w:rsidRDefault="0072413B" w:rsidP="0072413B">
      <w:r>
        <w:t xml:space="preserve">To determine if item-environment, item-item, identity-location, and compound relations showed selective differences in performance between patients and comparison participants, a new set of tools for analyzing spatial reconstruction data were created. These methodologies were designed with the intention of making as few assumptions as possible about the nature of the reconstruction to separate the types of errors via more mathematically rigorous and interpretable metrics. This approach applies Point Set Registration methods </w:t>
      </w:r>
      <w:r>
        <w:fldChar w:fldCharType="begin" w:fldLock="1"/>
      </w:r>
      <w:r>
        <w:instrText>ADDIN CSL_CITATION { "citationItems" : [ { "id" : "ITEM-1", "itemData" : { "DOI" : "10.1117/12.57955", "abstract" : "This paper describes a general purpose, representa- tion independent method for the accurate and compu- tationally efficient registration of three-dimensional (3- D) shapes including free-form curves and surfaces. The method handles the full six-degrees of freedom and is based on the Iterative Closest Point (ICP) algorithm, which requires only a procedure to find the closest point on a geometric entity to a given point. The ICP algorithm always converges monotonically to the nearest local mm- imum of a mean-square distance metric, and experience shows that the rate ofconvergence is rapid during the first few iterations. Therefore, given an adequate set of initial rotations and translations for a particular class of objects with a certain level of \"shape complexity\" ,one can glob- ally minimize the mean-square distance metric over all six degrees of freedom by testing each initial registration. For example, a given \"model\" shape and a sensed \"data\" shape that represents a major portion of the model shape can be registered in minutes by testing one initial transla- tion and a relatively small set of rotations to allow for the given level of model complexity. One important applica- tion of this method is to register sensed data from unfix- tured rigid objects with an ideal geometric model prior to shape inspection. The described method is also use- ful for deciding fundamental issues such as the congruence ( shape equivalence) of different geometric representations as well as for estimating the motion between point sets where the correspondences are not known. Experimental results show the capabilities of the registration algorithm on point sets, curves, and surfaces.", "author" : [ { "dropping-particle" : "", "family" : "Besi", "given" : "Paul J", "non-dropping-particle" : "", "parse-names" : false, "suffix" : "" }, { "dropping-particle" : "", "family" : "Mckay", "given" : "Neil D", "non-dropping-particle" : "", "parse-names" : false, "suffix" : "" } ], "container-title" : "SPIE Vol. 1611 Sensor Fusion IV", "id" : "ITEM-1", "issued" : { "date-parts" : [ [ "1991" ] ] }, "page" : "586-606", "title" : "A Method for Registration of 3-D Shapes 1 Introduction 2 Literature Review", "type" : "chapter", "volume" : "1611" }, "uris" : [ "http://www.mendeley.com/documents/?uuid=86de7aac-e85b-4ff7-96ab-0860ea0132af" ] } ], "mendeley" : { "formattedCitation" : "(Besi &amp; Mckay, 1991)", "manualFormatting" : "(see Besi &amp; Mckay, 1992 for an introduction to the topic)", "plainTextFormattedCitation" : "(Besi &amp; Mckay, 1991)", "previouslyFormattedCitation" : "(Besi &amp; Mckay, 1991)" }, "properties" : { "noteIndex" : 0 }, "schema" : "https://github.com/citation-style-language/schema/raw/master/csl-citation.json" }</w:instrText>
      </w:r>
      <w:r>
        <w:fldChar w:fldCharType="separate"/>
      </w:r>
      <w:r w:rsidRPr="001A3414">
        <w:rPr>
          <w:noProof/>
        </w:rPr>
        <w:t>(</w:t>
      </w:r>
      <w:r>
        <w:rPr>
          <w:noProof/>
        </w:rPr>
        <w:t xml:space="preserve">see </w:t>
      </w:r>
      <w:r w:rsidRPr="001A3414">
        <w:rPr>
          <w:noProof/>
        </w:rPr>
        <w:t>Besi &amp; Mckay, 1992</w:t>
      </w:r>
      <w:r>
        <w:rPr>
          <w:noProof/>
        </w:rPr>
        <w:t xml:space="preserve"> for an introduction to the topic</w:t>
      </w:r>
      <w:r w:rsidRPr="001A3414">
        <w:rPr>
          <w:noProof/>
        </w:rPr>
        <w:t>)</w:t>
      </w:r>
      <w:r>
        <w:fldChar w:fldCharType="end"/>
      </w:r>
      <w:r>
        <w:t xml:space="preserve">, in which a set of points (often derived from key points in an image) are assigned to an independent set of points (often from a reference image) based on an inferred relationship between the two sets. The SR paradigm is analogous to the Point Set Registration process of understanding the relationship between reconstructed points and their target (i.e., studied) counterparts, with two primary differences. Firstly, in the case of Point Set Registration, it is often not guaranteed that every point in the data set will correspond one-to-one with a point in the target. In the case of the SR task, we have a much stronger reason to assume that such a one-to-one correspondence should exist (though it may be interesting to consider the sorts of memory errors that might cause this assumption to be violated). Secondly, in Point Set Registration, it is often the case that there are many more points from which to define a model than </w:t>
      </w:r>
      <w:r>
        <w:lastRenderedPageBreak/>
        <w:t>exist in the SR task. For this second reason, especially, it is important that we proceed with caution in what models we apply to our data to avoid overfitting to a small set of points.</w:t>
      </w:r>
    </w:p>
    <w:p w14:paraId="758F1612" w14:textId="77777777" w:rsidR="0072413B" w:rsidRDefault="0072413B" w:rsidP="0072413B">
      <w:r>
        <w:t xml:space="preserve">The model for the comparison of the reconstructed and target (i.e., studied) points can be thought of as having four primary components: identity remapping (wherein the identity of each item is removed and the set of placed item locations is mapped onto the target locations in a way which minimizes error), global error correction (wherein global translation, scaling, and rotation errors are subtracted from the placed item locations), location placement evaluation (wherein a binary determination of accuracy is made for each location), and compound error evaluation (wherein “swaps,” in which two items are misassigned to each other’s locations, and “cycles,” in which more than two items are misassigned to each other’s locations, are identified). </w:t>
      </w:r>
    </w:p>
    <w:p w14:paraId="0D4EB7CA" w14:textId="77777777" w:rsidR="0072413B" w:rsidRPr="006D4DE0" w:rsidRDefault="0072413B" w:rsidP="00563ABB">
      <w:pPr>
        <w:pStyle w:val="Heading4"/>
      </w:pPr>
      <w:bookmarkStart w:id="31" w:name="_Toc497156015"/>
      <w:r>
        <w:rPr>
          <w:rFonts w:eastAsiaTheme="minorEastAsia"/>
        </w:rPr>
        <w:t>Identity Remapping</w:t>
      </w:r>
      <w:bookmarkEnd w:id="31"/>
    </w:p>
    <w:p w14:paraId="1FED6E9E" w14:textId="77777777" w:rsidR="0072413B" w:rsidRDefault="0072413B" w:rsidP="0072413B">
      <w:r>
        <w:t xml:space="preserve">For this first step, identity remapping, a one-to-one mapping between the reconstructed points and targets must be created. This mapping can be determined by a variety of methods, each with their own advantages and disadvantages </w:t>
      </w:r>
      <w:r>
        <w:fldChar w:fldCharType="begin" w:fldLock="1"/>
      </w:r>
      <w:r>
        <w:instrText>ADDIN CSL_CITATION { "citationItems" : [ { "id" : "ITEM-1", "itemData" : { "DOI" : "10.1137/1.9781611972238", "ISBN" : "978-1-61197-222-1", "author" : [ { "dropping-particle" : "", "family" : "Burkard", "given" : "Rainer", "non-dropping-particle" : "", "parse-names" : false, "suffix" : "" }, { "dropping-particle" : "", "family" : "Dell'Amico", "given" : "Mauro", "non-dropping-particle" : "", "parse-names" : false, "suffix" : "" }, { "dropping-particle" : "", "family" : "Martello", "given" : "Silvano", "non-dropping-particle" : "", "parse-names" : false, "suffix" : "" } ], "id" : "ITEM-1", "issued" : { "date-parts" : [ [ "2012", "1" ] ] }, "number-of-pages" : "1-3", "publisher" : "Society for Industrial and Applied Mathematics", "title" : "Assignment Problems", "type" : "book" }, "uris" : [ "http://www.mendeley.com/documents/?uuid=ac9efc2a-88e9-4eeb-8288-10ec16d67c2f" ] } ], "mendeley" : { "formattedCitation" : "(Burkard, Dell\u2019Amico, &amp; Martello, 2012)", "plainTextFormattedCitation" : "(Burkard, Dell\u2019Amico, &amp; Martello, 2012)", "previouslyFormattedCitation" : "(Burkard, Dell\u2019Amico, &amp; Martello, 2012)" }, "properties" : { "noteIndex" : 0 }, "schema" : "https://github.com/citation-style-language/schema/raw/master/csl-citation.json" }</w:instrText>
      </w:r>
      <w:r>
        <w:fldChar w:fldCharType="separate"/>
      </w:r>
      <w:r w:rsidRPr="00D25A21">
        <w:rPr>
          <w:noProof/>
        </w:rPr>
        <w:t>(Burkard, Dell’Amico, &amp; Martello, 2012)</w:t>
      </w:r>
      <w:r>
        <w:fldChar w:fldCharType="end"/>
      </w:r>
      <w:r>
        <w:t xml:space="preserve">; however, for the sake of simplicity and interpretability, it is often preferable to find the mapping which globally minimizes the overall error in the reconstruction (effectively eliminating any effects of item identity-location misassociation in the reconstruction). This can be solved using the following Assignment Problem </w:t>
      </w:r>
      <w:r>
        <w:fldChar w:fldCharType="begin" w:fldLock="1"/>
      </w:r>
      <w:r>
        <w:instrText>ADDIN CSL_CITATION { "citationItems" : [ { "id" : "ITEM-1", "itemData" : { "DOI" : "10.1007/978-3-540-68279-0_2", "ISBN" : "9783540682745", "ISSN" : "0894069X", "PMID" : "15890271", "abstract" : "Abstract This paper has always been one of my favorite \u201cchildren,\u201d combining as it does elements of the duality of linear programming and combinatorial tools from graph theory. It may be of some interest to tell the story of its origin.\\n", "author" : [ { "dropping-particle" : "", "family" : "Kuhn", "given" : "Harold W.", "non-dropping-particle" : "", "parse-names" : false, "suffix" : "" } ], "container-title" : "50 Years of Integer Programming 1958-2008", "id" : "ITEM-1", "issued" : { "date-parts" : [ [ "2010" ] ] }, "page" : "29-47", "publisher" : "Springer Berlin Heidelberg", "publisher-place" : "Berlin, Heidelberg, Heidelberg", "title" : "The Hungarian Method for the Assignment Problem", "type" : "chapter" }, "uris" : [ "http://www.mendeley.com/documents/?uuid=c20ea00f-0931-49bc-826e-1952017f9732" ] }, { "id" : "ITEM-2", "itemData" : { "DOI" : "10.1002/nav.3800030404", "ISSN" : "00281441", "author" : [ { "dropping-particle" : "", "family" : "Kuhn", "given" : "H. W.", "non-dropping-particle" : "", "parse-names" : false, "suffix" : "" } ], "container-title" : "Naval Research Logistics Quarterly", "id" : "ITEM-2", "issue" : "4", "issued" : { "date-parts" : [ [ "1956", "12" ] ] }, "page" : "253-258", "title" : "Variants of the hungarian method for assignment problems", "type" : "article-journal", "volume" : "3" }, "uris" : [ "http://www.mendeley.com/documents/?uuid=4928d5a1-10e3-4292-bb3b-27bff8ca26ff" ] }, { "id" : "ITEM-3", "itemData" : { "DOI" : "10.1137/0105003", "ISBN" : "10.1137/0105003", "ISSN" : "0368-4245", "PMID" : "17746741", "abstract" : "In this paper we present algorithms for the solution of the general asignment and transportations roblems. In Section 1, a statement of the algorithm for the assignment proplem apperas, along with a proof for the correctness of the algorithm. The remarks which constitute the proof are incorporated parenthetically into the statement of the algorithm. following this appears a discussion of certain theorteical aspects of the problem. In Section 2, the algorithm is generalized to one for the transportation problem. The algorithm of that section is stated as concisely as possible, with theoretical remarks omitted.", "author" : [ { "dropping-particle" : "", "family" : "Munkres", "given" : "James", "non-dropping-particle" : "", "parse-names" : false, "suffix" : "" } ], "container-title" : "Journal of the Society for Industrial and Applied Mathematics", "id" : "ITEM-3", "issue" : "1", "issued" : { "date-parts" : [ [ "1957", "3" ] ] }, "page" : "32-38", "title" : "Algorithms for the Assignment and Transportation Problems", "type" : "article-journal", "volume" : "5" }, "uris" : [ "http://www.mendeley.com/documents/?uuid=957d208b-d3f2-49f9-bb02-b284ccfffffb" ] } ], "mendeley" : { "formattedCitation" : "(H. W. Kuhn, 1956; Harold W. Kuhn, 2010; Munkres, 1957)", "plainTextFormattedCitation" : "(H. W. Kuhn, 1956; Harold W. Kuhn, 2010; Munkres, 1957)", "previouslyFormattedCitation" : "(H. W. Kuhn, 1956; Harold W. Kuhn, 2010; Munkres, 1957)" }, "properties" : { "noteIndex" : 0 }, "schema" : "https://github.com/citation-style-language/schema/raw/master/csl-citation.json" }</w:instrText>
      </w:r>
      <w:r>
        <w:fldChar w:fldCharType="separate"/>
      </w:r>
      <w:r w:rsidRPr="003522B0">
        <w:rPr>
          <w:noProof/>
        </w:rPr>
        <w:t>(H. W. Kuhn, 1956; Harold W. Kuhn, 2010; Munkres, 1957)</w:t>
      </w:r>
      <w:r>
        <w:fldChar w:fldCharType="end"/>
      </w:r>
      <w:r>
        <w:t xml:space="preserve"> equation:</w:t>
      </w:r>
    </w:p>
    <w:p w14:paraId="72B959A5" w14:textId="77777777" w:rsidR="0072413B" w:rsidRDefault="00975E00" w:rsidP="0072413B">
      <w:pPr>
        <w:ind w:left="720" w:hanging="720"/>
      </w:pPr>
      <m:oMathPara>
        <m:oMath>
          <m:func>
            <m:funcPr>
              <m:ctrlPr>
                <w:rPr>
                  <w:rFonts w:ascii="Cambria Math" w:hAnsi="Cambria Math"/>
                  <w:i/>
                </w:rPr>
              </m:ctrlPr>
            </m:funcPr>
            <m:fName>
              <m:r>
                <m:rPr>
                  <m:sty m:val="p"/>
                </m:rPr>
                <w:rPr>
                  <w:rFonts w:ascii="Cambria Math" w:hAnsi="Cambria Math"/>
                </w:rPr>
                <m:t>min</m:t>
              </m:r>
            </m:fName>
            <m:e>
              <m:nary>
                <m:naryPr>
                  <m:chr m:val="∑"/>
                  <m:supHide m:val="1"/>
                  <m:ctrlPr>
                    <w:rPr>
                      <w:rFonts w:ascii="Cambria Math" w:hAnsi="Cambria Math"/>
                      <w:i/>
                    </w:rPr>
                  </m:ctrlPr>
                </m:naryPr>
                <m:sub>
                  <m:r>
                    <w:rPr>
                      <w:rFonts w:ascii="Cambria Math" w:hAnsi="Cambria Math"/>
                    </w:rPr>
                    <m:t>i</m:t>
                  </m:r>
                </m:sub>
                <m:sup/>
                <m:e>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4BB0FC43" w14:textId="77777777" w:rsidR="0072413B" w:rsidRDefault="0072413B" w:rsidP="0072413B">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is the cost matrix associating each vertex in a graph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is the binary assignment of an undirected edge to the graph. Using the above equation, we find the set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rPr>
        <w:t xml:space="preserve"> associations (which we will call “the map”) which results in the smallest numerical value, forming a minimal one-to-one mapping of the placed item location to a target (studied) location. </w:t>
      </w:r>
    </w:p>
    <w:p w14:paraId="5FCA70C7" w14:textId="77777777" w:rsidR="0072413B" w:rsidRDefault="0072413B" w:rsidP="00563ABB">
      <w:pPr>
        <w:pStyle w:val="Heading4"/>
      </w:pPr>
      <w:bookmarkStart w:id="32" w:name="_Toc497156016"/>
      <w:r>
        <w:t>Global Error Transformations</w:t>
      </w:r>
      <w:bookmarkEnd w:id="32"/>
    </w:p>
    <w:p w14:paraId="74556558" w14:textId="77777777" w:rsidR="0072413B" w:rsidRDefault="0072413B" w:rsidP="0072413B">
      <w:r>
        <w:t xml:space="preserve">Once a one-to-one mapping has been found, the next primary component to be determined is the global error transformation which finds shared error across all the items. This transform could be any function, and with enough parameters, the items could be mapped perfectly onto their assigned target locations. However, because our intention is to differentiate between global relational errors and item-level errors, a simplified transformation is used such that only translation, scaling, and rotational errors are included in the model. Together, these transformation components describe a 4 parameter system (x translation, y translation, scale, and rotation), which can be used to model global error across all items in a trial </w:t>
      </w:r>
      <w:r>
        <w:fldChar w:fldCharType="begin" w:fldLock="1"/>
      </w:r>
      <w:r>
        <w:instrText>ADDIN CSL_CITATION { "citationItems" : [ { "id" : "ITEM-1", "itemData" : { "ISBN" : "0-387-98972-2", "author" : [ { "dropping-particle" : "", "family" : "Cederberg", "given" : "Judith N.", "non-dropping-particle" : "", "parse-names" : false, "suffix" : "" } ], "container-title" : "A Course in Modern Geometries", "id" : "ITEM-1", "issued" : { "date-parts" : [ [ "2001" ] ] }, "page" : "183\u2013189", "publisher" : "Springer", "title" : "Chapter 3.12 Similarity Transformations", "type" : "chapter" }, "uris" : [ "http://www.mendeley.com/documents/?uuid=5cf6c180-35c5-46c4-9626-64f31c914dfd" ] } ], "mendeley" : { "formattedCitation" : "(Cederberg, 2001)", "manualFormatting" : "(cf. Similarity Transform; Cederberg, 2001)", "plainTextFormattedCitation" : "(Cederberg, 2001)", "previouslyFormattedCitation" : "(Cederberg, 2001)" }, "properties" : { "noteIndex" : 0 }, "schema" : "https://github.com/citation-style-language/schema/raw/master/csl-citation.json" }</w:instrText>
      </w:r>
      <w:r>
        <w:fldChar w:fldCharType="separate"/>
      </w:r>
      <w:r w:rsidRPr="00F91DED">
        <w:rPr>
          <w:noProof/>
        </w:rPr>
        <w:t>(</w:t>
      </w:r>
      <w:r>
        <w:rPr>
          <w:noProof/>
        </w:rPr>
        <w:t xml:space="preserve">cf. Similarity Transform; </w:t>
      </w:r>
      <w:r w:rsidRPr="00F91DED">
        <w:rPr>
          <w:noProof/>
        </w:rPr>
        <w:t>Cederberg, 2001)</w:t>
      </w:r>
      <w:r>
        <w:fldChar w:fldCharType="end"/>
      </w:r>
      <w:r>
        <w:t>. One could speculate as to what might cause these different types of errors (i.e. translation being a misrepresentation of the entire stimulus space in the environment with an offset, scaling being a squishing or stretching of the stimulus space, and rotation being a misrepresentation of the directions in the environment). Regardless, by identifying this global error, we can subtract out its effects from each item’s location so as to get a more precise measure of individual item accuracy independent of shared, systematic, spatial errors. The similarity transform can be more precisely stated as a solution to the equation:</w:t>
      </w:r>
    </w:p>
    <w:p w14:paraId="0B1DE61F" w14:textId="77777777" w:rsidR="0072413B" w:rsidRDefault="0072413B" w:rsidP="0072413B">
      <m:oMathPara>
        <m:oMath>
          <m:r>
            <w:rPr>
              <w:rFonts w:ascii="Cambria Math" w:hAnsi="Cambria Math"/>
            </w:rPr>
            <m:t>f(x)=r</m:t>
          </m:r>
          <m:r>
            <m:rPr>
              <m:sty m:val="bi"/>
            </m:rPr>
            <w:rPr>
              <w:rFonts w:ascii="Cambria Math" w:hAnsi="Cambria Math"/>
            </w:rPr>
            <m:t>A</m:t>
          </m:r>
          <m:r>
            <w:rPr>
              <w:rFonts w:ascii="Cambria Math" w:hAnsi="Cambria Math"/>
            </w:rPr>
            <m:t>x+</m:t>
          </m:r>
          <m:r>
            <m:rPr>
              <m:sty m:val="bi"/>
            </m:rPr>
            <w:rPr>
              <w:rFonts w:ascii="Cambria Math" w:hAnsi="Cambria Math"/>
            </w:rPr>
            <m:t>t</m:t>
          </m:r>
        </m:oMath>
      </m:oMathPara>
    </w:p>
    <w:p w14:paraId="1511DE33" w14:textId="77777777" w:rsidR="0072413B" w:rsidRDefault="0072413B" w:rsidP="0072413B">
      <w:r>
        <w:lastRenderedPageBreak/>
        <w:t xml:space="preserve">where </w:t>
      </w:r>
      <m:oMath>
        <m:r>
          <w:rPr>
            <w:rFonts w:ascii="Cambria Math" w:hAnsi="Cambria Math"/>
          </w:rPr>
          <m:t>r</m:t>
        </m:r>
      </m:oMath>
      <w:r>
        <w:t xml:space="preserve"> is the ratio of similarity (or scaling factor), </w:t>
      </w:r>
      <m:oMath>
        <m:r>
          <m:rPr>
            <m:sty m:val="bi"/>
          </m:rPr>
          <w:rPr>
            <w:rFonts w:ascii="Cambria Math" w:hAnsi="Cambria Math"/>
          </w:rPr>
          <m:t>A</m:t>
        </m:r>
      </m:oMath>
      <w:r>
        <w:t xml:space="preserve"> is an </w:t>
      </w:r>
      <m:oMath>
        <m:r>
          <w:rPr>
            <w:rFonts w:ascii="Cambria Math" w:hAnsi="Cambria Math"/>
          </w:rPr>
          <m:t>n×n</m:t>
        </m:r>
      </m:oMath>
      <w:r>
        <w:t xml:space="preserve"> orthogonal matrix and </w:t>
      </w:r>
      <m:oMath>
        <m:r>
          <m:rPr>
            <m:sty m:val="bi"/>
          </m:rPr>
          <w:rPr>
            <w:rFonts w:ascii="Cambria Math" w:hAnsi="Cambria Math"/>
          </w:rPr>
          <m:t>t</m:t>
        </m:r>
      </m:oMath>
      <w:r>
        <w:t xml:space="preserve"> is a translation vector. </w:t>
      </w:r>
      <m:oMath>
        <m:r>
          <m:rPr>
            <m:sty m:val="bi"/>
          </m:rPr>
          <w:rPr>
            <w:rFonts w:ascii="Cambria Math" w:eastAsiaTheme="minorEastAsia" w:hAnsi="Cambria Math"/>
          </w:rPr>
          <m:t>A</m:t>
        </m:r>
      </m:oMath>
      <w:r>
        <w:t xml:space="preserve"> can be decomposed into a single </w:t>
      </w:r>
      <m:oMath>
        <m:r>
          <w:rPr>
            <w:rFonts w:ascii="Cambria Math" w:hAnsi="Cambria Math"/>
          </w:rPr>
          <m:t>θ</m:t>
        </m:r>
      </m:oMath>
      <w:r>
        <w:t xml:space="preserve"> value which represents the magnitude of rotation around the point set center. This transformation can be computed using </w:t>
      </w:r>
      <w:r>
        <w:rPr>
          <w:rFonts w:eastAsiaTheme="minorEastAsia"/>
        </w:rPr>
        <w:t xml:space="preserve">Umeyama’s algorithm </w:t>
      </w:r>
      <w:r>
        <w:rPr>
          <w:rFonts w:eastAsiaTheme="minorEastAsia"/>
        </w:rPr>
        <w:fldChar w:fldCharType="begin" w:fldLock="1"/>
      </w:r>
      <w:r>
        <w:rPr>
          <w:rFonts w:eastAsiaTheme="minorEastAsia"/>
        </w:rPr>
        <w:instrText>ADDIN CSL_CITATION { "citationItems" : [ { "id" : "ITEM-1", "itemData" : { "DOI" : "10.1109/34.88573", "ISBN" : "0162-8828", "ISSN" : "01628828", "abstract" : "In many applications of computer vision, the following problem is\\nencountered. Two point patterns (sets of points)\\n{&lt;e1&gt;x&lt;/e1&gt;&lt;sub&gt;i&lt;/sub&gt;} and {&lt;e1&gt;x&lt;/e1&gt;&lt;sub&gt;i&lt;/sub&gt;}; &lt;e1&gt;i&lt;/e1&gt;=1, 2,\\n. . ., &lt;e1&gt;n&lt;/e1&gt; are given in &lt;e1&gt;m&lt;/e1&gt;-dimensional space, and the\\nsimilarity transformation parameters (rotation, translation, and\\nscaling) that give the least mean squared error between these point\\npatterns are needed. Recently, K.S. Arun et al. (1987) and B.K.P. Horn\\net al. (1987) presented a solution of this problem. Their solution,\\nhowever, sometimes fails to give a correct rotation matrix and gives a\\nreflection instead when the data is severely corrupted. The proposed\\ntheorem is a strict solution of the problem, and it always gives the\\ncorrect transformation parameters even when the data is corrupted", "author" : [ { "dropping-particle" : "", "family" : "Umeyama", "given" : "Shinji", "non-dropping-particle" : "", "parse-names" : false, "suffix" : "" } ], "container-title" : "IEEE Transactions on Pattern Analysis and Machine Intelligence", "id" : "ITEM-1", "issue" : "4", "issued" : { "date-parts" : [ [ "1991" ] ] }, "page" : "376-380", "title" : "Least-Squares Estimation of Transformation Parameters Between Two Point Patterns", "type" : "article", "volume" : "13" }, "uris" : [ "http://www.mendeley.com/documents/?uuid=bf8f0dde-9ff4-4364-b607-d76364f5cdfd" ] } ], "mendeley" : { "formattedCitation" : "(Umeyama, 1991)", "plainTextFormattedCitation" : "(Umeyama, 1991)", "previouslyFormattedCitation" : "(Umeyama, 1991)" }, "properties" : { "noteIndex" : 0 }, "schema" : "https://github.com/citation-style-language/schema/raw/master/csl-citation.json" }</w:instrText>
      </w:r>
      <w:r>
        <w:rPr>
          <w:rFonts w:eastAsiaTheme="minorEastAsia"/>
        </w:rPr>
        <w:fldChar w:fldCharType="separate"/>
      </w:r>
      <w:r w:rsidRPr="00DE7619">
        <w:rPr>
          <w:rFonts w:eastAsiaTheme="minorEastAsia"/>
          <w:noProof/>
        </w:rPr>
        <w:t>(Umeyama, 1991)</w:t>
      </w:r>
      <w:r>
        <w:rPr>
          <w:rFonts w:eastAsiaTheme="minorEastAsia"/>
        </w:rPr>
        <w:fldChar w:fldCharType="end"/>
      </w:r>
      <w:r>
        <w:rPr>
          <w:rFonts w:eastAsiaTheme="minorEastAsia"/>
        </w:rPr>
        <w:t xml:space="preserve"> which uses </w:t>
      </w:r>
      <w:r>
        <w:t xml:space="preserve">Singular Value Decomposition </w:t>
      </w:r>
      <w:r>
        <w:fldChar w:fldCharType="begin" w:fldLock="1"/>
      </w:r>
      <w:r>
        <w:instrText>ADDIN CSL_CITATION { "citationItems" : [ { "id" : "ITEM-1", "itemData" : { "author" : [ { "dropping-particle" : "", "family" : "Golub", "given" : "G.", "non-dropping-particle" : "", "parse-names" : false, "suffix" : "" }, { "dropping-particle" : "", "family" : "Kahan", "given" : "W.", "non-dropping-particle" : "", "parse-names" : false, "suffix" : "" } ], "container-title" : "J. SIAM Numer, Anal, Ser. B", "id" : "ITEM-1", "issue" : "2", "issued" : { "date-parts" : [ [ "1965" ] ] }, "page" : "205-224", "title" : "CALCULATING THE SINGULAR VALUES AND PSEUDO-INVERSE OF A MATRIX", "type" : "article-journal", "volume" : "2" }, "uris" : [ "http://www.mendeley.com/documents/?uuid=523c1073-7ce2-40eb-b5c8-bf402f482799" ] }, { "id" : "ITEM-2", "itemData" : { "DOI" : "10.1007/BF02251248", "ISBN" : "978-1-58488-510-8", "ISSN" : "0010-485X", "abstract" : "Definitions: Given a complex matrix A having m rows and n columns, if \u03c3 is a nonnegative scalar, and u and v are nonzero m-and n-vectors, respectively, such that Av = \u03c3 u and A * u = \u03c3 v, then \u03c3 is a singular value of A and u and v are corresponding left and right singular vectors, respectively. (For generality it is assumed that the matrices here are complex, although given these results, the analogs for real matrices are obvious.) If, for a given positive singular value, there are exactly t linearly independent corresponding right singular vectors and t linearly independent corresponding left singular vectors, the singular value has multiplicity t and the space spanned by the right (left) singular vectors is the corresponding right (left) singular space. Given a complex matrix A having m rows and n columns, the matrix product U V * is a singular value decomposition for a given matrix A if r U and V , respectively, have orthonormal columns. r has nonnegative elements on its principal diagonal and zeros elsewhere. r A = U V", "author" : [ { "dropping-particle" : "", "family" : "Cline", "given" : "Alan Kaylor", "non-dropping-particle" : "", "parse-names" : false, "suffix" : "" }, { "dropping-particle" : "", "family" : "Dhillon", "given" : "Inderjit S.", "non-dropping-particle" : "", "parse-names" : false, "suffix" : "" } ], "container-title" : "Handbook of Linear Algebra", "id" : "ITEM-2", "issued" : { "date-parts" : [ [ "2006" ] ] }, "page" : "1-14", "title" : "Computation of the Singular Value Decomposition", "type" : "article-journal" }, "uris" : [ "http://www.mendeley.com/documents/?uuid=3710e89d-7c17-45e9-982c-cebb37193532" ] } ], "mendeley" : { "formattedCitation" : "(Cline &amp; Dhillon, 2006; Golub &amp; Kahan, 1965)", "plainTextFormattedCitation" : "(Cline &amp; Dhillon, 2006; Golub &amp; Kahan, 1965)", "previouslyFormattedCitation" : "(Cline &amp; Dhillon, 2006; Golub &amp; Kahan, 1965)" }, "properties" : { "noteIndex" : 0 }, "schema" : "https://github.com/citation-style-language/schema/raw/master/csl-citation.json" }</w:instrText>
      </w:r>
      <w:r>
        <w:fldChar w:fldCharType="separate"/>
      </w:r>
      <w:r w:rsidRPr="00685D57">
        <w:rPr>
          <w:noProof/>
        </w:rPr>
        <w:t>(Cline &amp; Dhillon, 2006; Golub &amp; Kahan, 1965)</w:t>
      </w:r>
      <w:r>
        <w:fldChar w:fldCharType="end"/>
      </w:r>
      <w:r>
        <w:t xml:space="preserve"> to obtain a transformation matrix. It is useful to note that it is not always possible to find a transformation given a set of points if they do not actually share any global error of the types we’ve specified (i.e. translation, scaling, and rotation). In our model, we allow rotation to fail independently of translation and scaling, as it is more difficult to find rotational components in small data sets. If all attempts to find a transformation fail, no global adjustments are made and the transformation data from those trials are excluded from the analysis. Singular Value Decomposition computes the transformation matrix by solving the following equation:</w:t>
      </w:r>
    </w:p>
    <w:p w14:paraId="69860113" w14:textId="77777777" w:rsidR="0072413B" w:rsidRPr="006D4DE0" w:rsidRDefault="0072413B" w:rsidP="0072413B">
      <w:pPr>
        <w:rPr>
          <w:b/>
        </w:rPr>
      </w:pPr>
      <m:oMathPara>
        <m:oMath>
          <m:r>
            <m:rPr>
              <m:sty m:val="bi"/>
            </m:rPr>
            <w:rPr>
              <w:rFonts w:ascii="Cambria Math" w:hAnsi="Cambria Math"/>
            </w:rPr>
            <m:t>M=U∑</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m:t>
              </m:r>
            </m:sup>
          </m:sSup>
        </m:oMath>
      </m:oMathPara>
    </w:p>
    <w:p w14:paraId="54E418BB" w14:textId="77777777" w:rsidR="0072413B" w:rsidRDefault="0072413B" w:rsidP="0072413B">
      <w:pPr>
        <w:rPr>
          <w:rFonts w:eastAsiaTheme="minorEastAsia"/>
        </w:rPr>
      </w:pPr>
      <w:r>
        <w:t xml:space="preserve">where </w:t>
      </w:r>
      <m:oMath>
        <m:r>
          <m:rPr>
            <m:sty m:val="bi"/>
          </m:rPr>
          <w:rPr>
            <w:rFonts w:ascii="Cambria Math" w:hAnsi="Cambria Math"/>
          </w:rPr>
          <m:t>M</m:t>
        </m:r>
      </m:oMath>
      <w:r>
        <w:rPr>
          <w:rFonts w:eastAsiaTheme="minorEastAsia"/>
          <w:b/>
        </w:rPr>
        <w:t xml:space="preserve"> </w:t>
      </w:r>
      <w:r>
        <w:rPr>
          <w:rFonts w:eastAsiaTheme="minorEastAsia"/>
        </w:rPr>
        <w:t xml:space="preserve">is the dot product of the reconstructed and target point locations divided by the number of points, </w:t>
      </w:r>
      <m:oMath>
        <m:r>
          <m:rPr>
            <m:sty m:val="bi"/>
          </m:rPr>
          <w:rPr>
            <w:rFonts w:ascii="Cambria Math" w:eastAsiaTheme="minorEastAsia" w:hAnsi="Cambria Math"/>
          </w:rPr>
          <m:t>U</m:t>
        </m:r>
      </m:oMath>
      <w:r>
        <w:rPr>
          <w:rFonts w:eastAsiaTheme="minorEastAsia"/>
        </w:rPr>
        <w:t xml:space="preserve"> and </w:t>
      </w:r>
      <m:oMath>
        <m:sSup>
          <m:sSupPr>
            <m:ctrlPr>
              <w:rPr>
                <w:rFonts w:ascii="Cambria Math" w:eastAsiaTheme="minorEastAsia" w:hAnsi="Cambria Math"/>
                <w:b/>
                <w:i/>
              </w:rPr>
            </m:ctrlPr>
          </m:sSupPr>
          <m:e>
            <m:r>
              <m:rPr>
                <m:sty m:val="bi"/>
              </m:rPr>
              <w:rPr>
                <w:rFonts w:ascii="Cambria Math" w:eastAsiaTheme="minorEastAsia" w:hAnsi="Cambria Math"/>
              </w:rPr>
              <m:t>V</m:t>
            </m:r>
          </m:e>
          <m:sup>
            <m:r>
              <m:rPr>
                <m:sty m:val="bi"/>
              </m:rPr>
              <w:rPr>
                <w:rFonts w:ascii="Cambria Math" w:eastAsiaTheme="minorEastAsia" w:hAnsi="Cambria Math"/>
              </w:rPr>
              <m:t>*</m:t>
            </m:r>
          </m:sup>
        </m:sSup>
      </m:oMath>
      <w:r>
        <w:rPr>
          <w:rFonts w:eastAsiaTheme="minorEastAsia"/>
        </w:rPr>
        <w:t xml:space="preserve"> are unitary matrices, and </w:t>
      </w:r>
      <m:oMath>
        <m:r>
          <m:rPr>
            <m:sty m:val="bi"/>
          </m:rPr>
          <w:rPr>
            <w:rFonts w:ascii="Cambria Math" w:eastAsiaTheme="minorEastAsia" w:hAnsi="Cambria Math"/>
          </w:rPr>
          <m:t>∑</m:t>
        </m:r>
      </m:oMath>
      <w:r>
        <w:rPr>
          <w:rFonts w:eastAsiaTheme="minorEastAsia"/>
          <w:b/>
        </w:rPr>
        <w:t xml:space="preserve"> </w:t>
      </w:r>
      <w:r>
        <w:rPr>
          <w:rFonts w:eastAsiaTheme="minorEastAsia"/>
        </w:rPr>
        <w:t xml:space="preserve">is a diagonal matrix of non-negative, real numbers. Umeyama’s algorithm allows the decomposition of the matrix </w:t>
      </w:r>
      <m:oMath>
        <m:r>
          <m:rPr>
            <m:sty m:val="bi"/>
          </m:rPr>
          <w:rPr>
            <w:rFonts w:ascii="Cambria Math" w:eastAsiaTheme="minorEastAsia" w:hAnsi="Cambria Math"/>
          </w:rPr>
          <m:t>M</m:t>
        </m:r>
      </m:oMath>
      <w:r>
        <w:rPr>
          <w:rFonts w:eastAsiaTheme="minorEastAsia"/>
          <w:b/>
        </w:rPr>
        <w:t xml:space="preserve"> </w:t>
      </w:r>
      <w:r>
        <w:rPr>
          <w:rFonts w:eastAsiaTheme="minorEastAsia"/>
        </w:rPr>
        <w:t>into the translation, scaling, and rotation components.</w:t>
      </w:r>
      <w:r w:rsidRPr="00E65205" w:rsidDel="00E65205">
        <w:rPr>
          <w:rFonts w:eastAsiaTheme="minorEastAsia"/>
        </w:rPr>
        <w:t xml:space="preserve"> </w:t>
      </w:r>
    </w:p>
    <w:p w14:paraId="4D95AE2D" w14:textId="77777777" w:rsidR="0072413B" w:rsidRPr="006D4DE0" w:rsidRDefault="0072413B" w:rsidP="00563ABB">
      <w:pPr>
        <w:pStyle w:val="Heading4"/>
      </w:pPr>
      <w:bookmarkStart w:id="33" w:name="_Toc497156017"/>
      <w:r>
        <w:rPr>
          <w:rFonts w:eastAsiaTheme="minorEastAsia"/>
        </w:rPr>
        <w:t>Location Placement Evaluation</w:t>
      </w:r>
      <w:bookmarkEnd w:id="33"/>
    </w:p>
    <w:p w14:paraId="0247D1F0" w14:textId="77777777" w:rsidR="0072413B" w:rsidRDefault="0072413B" w:rsidP="0072413B">
      <w:r>
        <w:t xml:space="preserve">Now that associative and global errors have been subtracted from the point locations, a measure of reconstructed-to-target location placement accuracy can be evaluated in a manner that is not influenced by incorrect item-identity choices or global rearrangement. Previous studies have attempted to include accurate placement as an aspect of the analysis using an arbitrarily chosen distance value </w:t>
      </w:r>
      <w:r>
        <w:fldChar w:fldCharType="begin" w:fldLock="1"/>
      </w:r>
      <w: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"plainTextFormattedCitation" : "(Jeneson et al., 2010)", "previouslyFormattedCitation" : "(Jeneson et al., 2010)" }, "properties" : { "noteIndex" : 0 }, "schema" : "https://github.com/citation-style-language/schema/raw/master/csl-citation.json" }</w:instrText>
      </w:r>
      <w:r>
        <w:fldChar w:fldCharType="separate"/>
      </w:r>
      <w:r w:rsidRPr="001101EE">
        <w:rPr>
          <w:noProof/>
        </w:rPr>
        <w:t>(Jeneson et al., 2010)</w:t>
      </w:r>
      <w:r>
        <w:fldChar w:fldCharType="end"/>
      </w:r>
      <w:r>
        <w:t>. However, an inflexible threshold imposes a very strict, nonlinear boundary on our evaluation of accuracy, which is difficult to handle without training participants to operate within this constraint (potentially influencing behavior in unintentional ways). It would be preferable for such a boundary decision to be made flexibly, based on the variability in local misplacement (i.e. misplacement that is not shared amongst the items nor due to item identity errors). To accomplish this goal, we determine accuracy based on the data by creating a statistical distribution of the misplacement after correcting for item-identity and global error and use the confidence intervals for the distribution (in this case, 95% confidence intervals) as the accuracy threshold. This distribution could be formed on a trial-by-trial basis, but it is more stable to compute it across all trials for an individual as there are more sample points (192 points instead of 6). This trade-off means that the threshold will be slightly stricter than the data would suggest for earlier trials and slightly less strict for later trials:</w:t>
      </w:r>
    </w:p>
    <w:p w14:paraId="184D92A5" w14:textId="77777777" w:rsidR="0072413B" w:rsidRDefault="0072413B" w:rsidP="0072413B">
      <m:oMathPara>
        <m:oMath>
          <m:r>
            <w:rPr>
              <w:rFonts w:ascii="Cambria Math" w:hAnsi="Cambria Math"/>
            </w:rPr>
            <m:t xml:space="preserve">d &lt; </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oMath>
      </m:oMathPara>
    </w:p>
    <w:p w14:paraId="72FF8F18" w14:textId="451619CC" w:rsidR="0072413B" w:rsidRDefault="0072413B" w:rsidP="0072413B">
      <w:r>
        <w:t xml:space="preserve">This choice trades a rigid, predetermined threshold condition for a new assumption: that the participant placement of items will generally be in the studied locations (to a degree specified by the confidence interval width). This assumption may not be correct for patients with hippocampal damage as overall misplacement for patients is greater than for matched comparisons </w:t>
      </w:r>
      <w:r>
        <w:fldChar w:fldCharType="begin" w:fldLock="1"/>
      </w:r>
      <w:r w:rsidR="00563ABB">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"ITEM-3", "issue" : "3", "issued" : { "date-parts" : [ [ "1979", "7" ] ] }, "page" : "375-394", "title" : "The coding and transformation of spatial information", "type" : "article-journal", "volume" : "11" }, "uris" : [ "http://www.mendeley.com/documents/?uuid=ae95a20d-bebc-470d-be8a-0ccb386f6ee8" ] } ], "mendeley" : { "formattedCitation" : "(Huttenlocher &amp; Presson, 1979; Jeneson et al., 2010; M. Lou Smith &amp; Milner, 1981)", "manualFormatting" : "(Huttenlocher &amp; Presson, 1979; Jeneson et al., 2010; Smith &amp; Milner, 1981a)", "plainTextFormattedCitation" : "(Huttenlocher &amp; Presson, 1979; Jeneson et al., 2010; M. Lou Smith &amp; Milner, 1981)", "previouslyFormattedCitation" : "(Huttenlocher &amp; Presson, 1979; Jeneson et al., 2010; M. Lou Smith &amp; Milner, 1981)" }, "properties" : { "noteIndex" : 0 }, "schema" : "https://github.com/citation-style-language/schema/raw/master/csl-citation.json" }</w:instrText>
      </w:r>
      <w:r>
        <w:fldChar w:fldCharType="separate"/>
      </w:r>
      <w:r w:rsidRPr="00623FE6">
        <w:rPr>
          <w:noProof/>
        </w:rPr>
        <w:t xml:space="preserve">(Huttenlocher &amp; Presson, 1979; Jeneson et </w:t>
      </w:r>
      <w:r>
        <w:rPr>
          <w:noProof/>
        </w:rPr>
        <w:t>al., 2010; Smith &amp; Milner, 1981a</w:t>
      </w:r>
      <w:r w:rsidRPr="00623FE6">
        <w:rPr>
          <w:noProof/>
        </w:rPr>
        <w:t>)</w:t>
      </w:r>
      <w:r>
        <w:fldChar w:fldCharType="end"/>
      </w:r>
      <w:r>
        <w:t xml:space="preserve">. Therefore, we opt to use the accuracy thresholds computed from the comparisons as the measure of accuracy for the patients. This choice allows our definition of placement accuracy to be unified between the groups, with the matched comparisons determining their associated patient’s placement accuracy threshold. This adjustment is necessary in </w:t>
      </w:r>
      <w:r>
        <w:lastRenderedPageBreak/>
        <w:t>deciding a threshold for patients because we are forming a statistical distribution based on individual item misplacement which incorporates all the individual item variability. This item variability is not necessarily matched between patients and comparisons given that the comparisons generally perform better. Thus, we use the stricter criteria, the comparison thresholds, for placement accuracy in patients.</w:t>
      </w:r>
    </w:p>
    <w:p w14:paraId="512183AE" w14:textId="77777777" w:rsidR="0072413B" w:rsidRDefault="0072413B" w:rsidP="00563ABB">
      <w:pPr>
        <w:pStyle w:val="Heading4"/>
      </w:pPr>
      <w:bookmarkStart w:id="34" w:name="_Toc497156018"/>
      <w:r>
        <w:t>Compound Identity Error Evaluation</w:t>
      </w:r>
      <w:bookmarkEnd w:id="34"/>
    </w:p>
    <w:p w14:paraId="0DC57CB6" w14:textId="77777777" w:rsidR="0072413B" w:rsidRDefault="0072413B" w:rsidP="0072413B">
      <w:r>
        <w:t xml:space="preserve">Finally, once all item-location assignment and global errors have been subtracted from the data and placement location accuracies have been determined, item-to-location mapping can be examined for both accurate locations and inaccurate locations. Using the mapping from the first step of the analysis and the accuracy from the previous step, we can also find if there are any accurate or partially accurate location-cycles of items where items were potentially assigned to the wrong location (i.e. within the threshold we have defined for our binary location accuracy judgement but with a center on a different item’s studied location). The cycles are computed via a graph-theoretical connected-components analysis where closed loops in the graph of associations are treated as individual components </w:t>
      </w:r>
      <w:r>
        <w:fldChar w:fldCharType="begin" w:fldLock="1"/>
      </w:r>
      <w:r>
        <w:instrText>ADDIN CSL_CITATION { "citationItems" : [ { "id" : "ITEM-1", "itemData" : { "DOI" : "10.1145/362248.362272", "ISSN" : "00010782", "author" : [ { "dropping-particle" : "", "family" : "Hopcroft", "given" : "John", "non-dropping-particle" : "", "parse-names" : false, "suffix" : "" }, { "dropping-particle" : "", "family" : "Tarjan", "given" : "Robert", "non-dropping-particle" : "", "parse-names" : false, "suffix" : "" } ], "container-title" : "Communications of the ACM", "id" : "ITEM-1", "issue" : "6", "issued" : { "date-parts" : [ [ "1973", "6", "1" ] ] }, "page" : "372-378", "title" : "Algorithm 447: efficient algorithms for graph manipulation", "type" : "article-journal", "volume" : "16" }, "uris" : [ "http://www.mendeley.com/documents/?uuid=cc66708d-165e-4ce6-82d5-833721ed71d6" ] } ], "mendeley" : { "formattedCitation" : "(Hopcroft &amp; Tarjan, 1973)", "plainTextFormattedCitation" : "(Hopcroft &amp; Tarjan, 1973)", "previouslyFormattedCitation" : "(Hopcroft &amp; Tarjan, 1973)" }, "properties" : { "noteIndex" : 0 }, "schema" : "https://github.com/citation-style-language/schema/raw/master/csl-citation.json" }</w:instrText>
      </w:r>
      <w:r>
        <w:fldChar w:fldCharType="separate"/>
      </w:r>
      <w:r w:rsidRPr="00DD0B54">
        <w:rPr>
          <w:noProof/>
        </w:rPr>
        <w:t>(Hopcroft &amp; Tarjan, 1973)</w:t>
      </w:r>
      <w:r>
        <w:fldChar w:fldCharType="end"/>
      </w:r>
      <w:r>
        <w:t xml:space="preserve">. If an item exists in a single-component system, it is assigned correctly with its target (studied) location. Otherwise, the items in the component system form a cycle, where the simplest cycle would be a 2-cycle, which can also be thought of as a swap, and higher order cycles can also be found (up to a 6-cycle, as 6 items are being tested). In the general case, an N-cycle is possible where N is the number of items under test. Note, this “swap” is computed differently than our previous version of “swaps”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EC4B52">
        <w:rPr>
          <w:noProof/>
        </w:rPr>
        <w:t>(Watson et al., 2013)</w:t>
      </w:r>
      <w:r>
        <w:fldChar w:fldCharType="end"/>
      </w:r>
      <w:r>
        <w:t>, as the metric described here includes location accuracy (with item identity ignored) as part of the requirement for being called a “swap”. We believe that this new metric is more consistent with the general item-location misbinding interpretation of a “swap” error. These error types are collectively called compound errors.</w:t>
      </w:r>
    </w:p>
    <w:p w14:paraId="6C4E0511" w14:textId="77777777" w:rsidR="0072413B" w:rsidRDefault="0072413B" w:rsidP="0072413B">
      <w:r>
        <w:t xml:space="preserve">In summary, this process produces a set of nine output metrics. The 1&amp;2) translation (x and y), 3) scaling, and 4) rotation magnitudes from the transformation step, 5) the number of items within the location accuracy threshold after removing both the item identities and the number of compound errors of various types. For consistency with our previous work, we will consider 6) 2-cycles, aka swaps, in isolation of 7) &gt;2-cycles in statistical analysis. Further, any system with one or more inaccurate items is treated as </w:t>
      </w:r>
      <w:proofErr w:type="gramStart"/>
      <w:r>
        <w:t>a</w:t>
      </w:r>
      <w:proofErr w:type="gramEnd"/>
      <w:r>
        <w:t xml:space="preserve"> 8&amp;9) “partial” cycle (or swap), versus those in which all locations contain an accurately placed item. </w:t>
      </w:r>
    </w:p>
    <w:p w14:paraId="08254ACD" w14:textId="77777777" w:rsidR="0072413B" w:rsidRDefault="0072413B" w:rsidP="0072413B">
      <w:r>
        <w:rPr>
          <w:noProof/>
        </w:rPr>
        <w:lastRenderedPageBreak/>
        <w:drawing>
          <wp:inline distT="0" distB="0" distL="0" distR="0" wp14:anchorId="6E03AC81" wp14:editId="1DFDD557">
            <wp:extent cx="6115050" cy="3228975"/>
            <wp:effectExtent l="0" t="0" r="0" b="9525"/>
            <wp:docPr id="215" name="Picture 215" descr="C:\Users\Kevin\AppData\Local\Microsoft\Windows\INetCache\Content.Word\Analysis Figure with Ti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Analysis Figure with Titl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14:paraId="19B3440F" w14:textId="77777777" w:rsidR="0072413B" w:rsidRDefault="0072413B" w:rsidP="0072413B">
      <w:pPr>
        <w:rPr>
          <w:noProof/>
        </w:rPr>
      </w:pPr>
      <w:r>
        <w:rPr>
          <w:noProof/>
        </w:rPr>
        <w:t>“</w:t>
      </w:r>
      <w:r w:rsidRPr="004E56CD">
        <w:rPr>
          <w:b/>
          <w:noProof/>
        </w:rPr>
        <w:t>Figure 3</w:t>
      </w:r>
      <w:r>
        <w:rPr>
          <w:noProof/>
        </w:rPr>
        <w:t>: The analysis procedure as defined in the above sections. (A) shows the correct locations (dots with shadowed identities) and the reconstructed locations (items) along with shadowded dotted lines showing the original misplacement. Note that large amounts of misplacement error is accumulated via improper assignment of identities to locations. (B) shows the global remapping (dark dots are targets and light dots are reconstructed points) wherein identity is stripped away and a minimal one-to-one mapping is formed. (C) shows the global transformation (in this case a slight rotation and scaling error) where dark dots are targets, medium dots are reconstructed points, and light dots are post-transformation reconstructed points (i.e. points where the global error have been subtracted from the reconstructed points). (D) shows the binary accuracy evaluation on the post-transformed points (where the dark shaded circle signifies an inaccurate item). (E) shows the compound errors identified and labelled according to the previous steps (where shaded regions are considered “partial” groups where at least one item was inaccurately placed).”</w:t>
      </w:r>
    </w:p>
    <w:p w14:paraId="0D46C606" w14:textId="77777777" w:rsidR="0072413B" w:rsidRDefault="0072413B" w:rsidP="00563ABB">
      <w:pPr>
        <w:pStyle w:val="Heading3"/>
      </w:pPr>
      <w:bookmarkStart w:id="35" w:name="_Toc497156019"/>
      <w:r>
        <w:t>Gestalten Shape-Like Information</w:t>
      </w:r>
      <w:bookmarkEnd w:id="35"/>
    </w:p>
    <w:p w14:paraId="6F278E19" w14:textId="77777777" w:rsidR="0072413B" w:rsidRDefault="0072413B" w:rsidP="0072413B">
      <w:r>
        <w:t xml:space="preserve">There are many ways to define “shape”, and this proposal evaluates only one such definition. Shape is defined here via the location vertices and their relative positions, such that the shape is altered with item placements in non-studied locations and unaltered with transformations such as translation and scaling. Under this definition of shape, shape can be thought of as the highest order of compound identity-location and item-item relational information which includes all pairwise relations amongst items without regard for item-environment relations. One way to dissociate identity-location and item-item relations is to strip away the identity information and treat all items as if they were anonymous (i.e. unlabeled) in order to determine if the placement locations match up with any studied locations (see Identity Remapping above for details). The current study takes steps to evaluate and dissociate the degree to which shape-like information may be maintained by hippocampal patients by comparing the number of correct location placements (disregarding item identity) and the magnitude of different types of global errors (i.e. error which is shared between multiple items in the reconstruction), such as </w:t>
      </w:r>
      <w:r>
        <w:lastRenderedPageBreak/>
        <w:t>translation (i.e. a fixed offset in x and/or y of all items), scaling (i.e. all items being closer to or farther from a central point without a change in angle between any item pair), and rotation (i.e. all items rotated some distance around a central point) between the groups which might suggest differences in shape memory.</w:t>
      </w:r>
    </w:p>
    <w:p w14:paraId="5B833E94" w14:textId="77777777" w:rsidR="0072413B" w:rsidRDefault="0072413B" w:rsidP="00563ABB">
      <w:pPr>
        <w:pStyle w:val="Heading3"/>
      </w:pPr>
      <w:bookmarkStart w:id="36" w:name="_Toc497156020"/>
      <w:r>
        <w:t>Statistical Analysis</w:t>
      </w:r>
      <w:bookmarkEnd w:id="36"/>
      <w:r>
        <w:t xml:space="preserve"> </w:t>
      </w:r>
    </w:p>
    <w:p w14:paraId="5504AA60" w14:textId="77777777" w:rsidR="0072413B" w:rsidRDefault="0072413B" w:rsidP="0072413B">
      <w:bookmarkStart w:id="37" w:name="_Hlk495427768"/>
      <w:r>
        <w:t xml:space="preserve">All t-tests shown were conducted via Welch’s </w:t>
      </w:r>
      <w:r w:rsidRPr="00B90039">
        <w:rPr>
          <w:i/>
        </w:rPr>
        <w:t>t</w:t>
      </w:r>
      <w:r>
        <w:t xml:space="preserve">-test for unequal variance and unequal sample size (two-tailed) unless otherwise indicated. An alpha level of 0.05 was used to determine significance. This means that the degrees of freedom for each </w:t>
      </w:r>
      <w:r w:rsidRPr="00101211">
        <w:rPr>
          <w:i/>
        </w:rPr>
        <w:t>t</w:t>
      </w:r>
      <w:r>
        <w:t>-test is the adjusted degrees of freedom given by the Welch-</w:t>
      </w:r>
      <w:proofErr w:type="spellStart"/>
      <w:r>
        <w:t>Setterthwaite</w:t>
      </w:r>
      <w:proofErr w:type="spellEnd"/>
      <w:r>
        <w:t xml:space="preserve"> equation which corrects for unequal sample size and variance. Repeated measures ANOVA were used when comparing metric performances and set size data. All ANOVA used Huynh-Feldt correction for non-sphericity.</w:t>
      </w:r>
    </w:p>
    <w:p w14:paraId="2F091352" w14:textId="77777777" w:rsidR="0072413B" w:rsidRDefault="0072413B" w:rsidP="00563ABB">
      <w:pPr>
        <w:pStyle w:val="Heading3"/>
      </w:pPr>
      <w:bookmarkStart w:id="38" w:name="_Toc497156021"/>
      <w:bookmarkEnd w:id="37"/>
      <w:r>
        <w:t>Reanalysis of Watson et al. (2013) Set Size Data</w:t>
      </w:r>
      <w:bookmarkEnd w:id="38"/>
    </w:p>
    <w:p w14:paraId="0A370097" w14:textId="77777777" w:rsidR="0072413B" w:rsidRPr="00CB0C0E" w:rsidRDefault="0072413B" w:rsidP="0072413B">
      <w:r>
        <w:t xml:space="preserve">Previous work from our group showed that hippocampal patients committed swap-like relational memory errors even at set sizes as small as 2 items, whereas such errors were virtually non-existent in comparison participants even at size sizes of 5. These data suggest that hippocampal damage leads to a pervasive inability to retain relational information even in the most restrictive circumstances. To investigate whether all types of relations are set size invariant, we conducted a reanalysis of a previously acquired data set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2D2262">
        <w:rPr>
          <w:noProof/>
        </w:rPr>
        <w:t>(Watson et al., 2013)</w:t>
      </w:r>
      <w:r>
        <w:fldChar w:fldCharType="end"/>
      </w:r>
      <w:r>
        <w:t xml:space="preserve"> to determine if the patterns seen in the new data set hold in the previous one. The data contained four patients and four matched comparisons. Because that data set contained variations in set size, a repeated measures ANOVA was run to determine if the average error magnitudes across set sizes differed for each type of error. There was an overlap of one patient in both studies, 1846, though the data were collected approximately 4 years apart.</w:t>
      </w:r>
    </w:p>
    <w:p w14:paraId="7B1E657D" w14:textId="77777777" w:rsidR="0072413B" w:rsidRDefault="0072413B" w:rsidP="00563ABB">
      <w:pPr>
        <w:pStyle w:val="Heading2"/>
      </w:pPr>
      <w:bookmarkStart w:id="39" w:name="_Toc497156022"/>
      <w:r>
        <w:t>Results</w:t>
      </w:r>
      <w:bookmarkEnd w:id="39"/>
    </w:p>
    <w:p w14:paraId="582854EF" w14:textId="77777777" w:rsidR="0072413B" w:rsidRPr="00E40A64" w:rsidRDefault="0072413B" w:rsidP="00563ABB">
      <w:pPr>
        <w:pStyle w:val="Heading3"/>
      </w:pPr>
      <w:bookmarkStart w:id="40" w:name="_Toc497156023"/>
      <w:r>
        <w:t>Differences in Misplacement Accounted for by Global Errors</w:t>
      </w:r>
      <w:bookmarkEnd w:id="40"/>
    </w:p>
    <w:p w14:paraId="1E4F3DA7" w14:textId="6A8C1F8F" w:rsidR="0072413B" w:rsidRPr="002E6C2C" w:rsidRDefault="0072413B" w:rsidP="0072413B">
      <w:pPr>
        <w:rPr>
          <w:rFonts w:cstheme="minorHAnsi"/>
        </w:rPr>
      </w:pPr>
      <w:r w:rsidRPr="0045573F">
        <w:rPr>
          <w:rFonts w:cstheme="minorHAnsi"/>
        </w:rPr>
        <w:t>Consistent with previous work</w:t>
      </w:r>
      <w:r>
        <w:rPr>
          <w:rFonts w:cstheme="minorHAnsi"/>
        </w:rPr>
        <w:t xml:space="preserve"> </w:t>
      </w:r>
      <w:r>
        <w:rPr>
          <w:rFonts w:cstheme="minorHAnsi"/>
        </w:rPr>
        <w:fldChar w:fldCharType="begin" w:fldLock="1"/>
      </w:r>
      <w:r w:rsidR="00563ABB">
        <w:rPr>
          <w:rFonts w:cstheme="minorHAnsi"/>
        </w:rPr>
        <w:instrText>ADDIN CSL_CITATION { "citationItems" : [ { "id" : "ITEM-1",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"ITEM-1", "issue" : "41", "issued" : { "date-parts" : [ [ "2010", "10", "13" ] ] }, "page" : "13624-13629", "title" : "Intact Working Memory for Relational Information after Medial Temporal Lobe Damage", "type" : "article-journal", "volume" : "30" }, "uris" : [ "http://www.mendeley.com/documents/?uuid=7f1b6385-bf3a-4d74-925a-3fedb91ef678" ] }, { "id" : "ITEM-2",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"ITEM-2", "issue" : "6", "issued" : { "date-parts" : [ [ "1981", "1" ] ] }, "page" : "781-793", "title" : "The role of the right hippocampus in the recall of spatial location", "type" : "article-journal", "volume" : "19" }, "uris" : [ "http://www.mendeley.com/documents/?uuid=dc39d941-d436-4351-8339-439a23e15b41"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"(Jeneson et al., 2010; M. Lou Smith &amp; Milner, 1981; Watson et al., 2013)", "plainTextFormattedCitation" : "(Jeneson et al., 2010; M. Lou Smith &amp; Milner, 1981; Watson et al., 2013)", "previouslyFormattedCitation" : "(Jeneson et al., 2010; M. Lou Smith &amp; Milner, 1981; Watson et al., 2013)" }, "properties" : { "noteIndex" : 0 }, "schema" : "https://github.com/citation-style-language/schema/raw/master/csl-citation.json" }</w:instrText>
      </w:r>
      <w:r>
        <w:rPr>
          <w:rFonts w:cstheme="minorHAnsi"/>
        </w:rPr>
        <w:fldChar w:fldCharType="separate"/>
      </w:r>
      <w:r w:rsidR="00563ABB" w:rsidRPr="00563ABB">
        <w:rPr>
          <w:rFonts w:cstheme="minorHAnsi"/>
          <w:noProof/>
        </w:rPr>
        <w:t>(Jeneson et al., 2010; M. Lou Smith &amp; Milner, 1981; Watson et al., 2013)</w:t>
      </w:r>
      <w:r>
        <w:rPr>
          <w:rFonts w:cstheme="minorHAnsi"/>
        </w:rPr>
        <w:fldChar w:fldCharType="end"/>
      </w:r>
      <w:r w:rsidRPr="0045573F">
        <w:rPr>
          <w:rFonts w:cstheme="minorHAnsi"/>
        </w:rPr>
        <w:t>, the hippocampal patients show significantly more overall misplacement (dif</w:t>
      </w:r>
      <w:r>
        <w:rPr>
          <w:rFonts w:cstheme="minorHAnsi"/>
        </w:rPr>
        <w:t xml:space="preserve">ference between means is 109.2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4.85</m:t>
            </m:r>
          </m:e>
        </m:d>
        <m:r>
          <w:rPr>
            <w:rFonts w:ascii="Cambria Math" w:hAnsi="Cambria Math" w:cstheme="minorHAnsi"/>
          </w:rPr>
          <m:t>=</m:t>
        </m:r>
        <m:r>
          <w:rPr>
            <w:rFonts w:ascii="Cambria Math" w:eastAsiaTheme="minorEastAsia" w:hAnsi="Cambria Math" w:cstheme="minorHAnsi"/>
          </w:rPr>
          <m:t>3.96, p=0.02</m:t>
        </m:r>
      </m:oMath>
      <w:r w:rsidRPr="0045573F">
        <w:rPr>
          <w:rFonts w:cstheme="minorHAnsi"/>
        </w:rPr>
        <w:t xml:space="preserve">) than the </w:t>
      </w:r>
      <w:r>
        <w:rPr>
          <w:rFonts w:cstheme="minorHAnsi"/>
        </w:rPr>
        <w:t>comparison participants (Fig. 4 “Original”).</w:t>
      </w:r>
      <w:r w:rsidRPr="0045573F">
        <w:rPr>
          <w:rFonts w:cstheme="minorHAnsi"/>
        </w:rPr>
        <w:t xml:space="preserve"> </w:t>
      </w:r>
      <w:r>
        <w:rPr>
          <w:rFonts w:cstheme="minorHAnsi"/>
        </w:rPr>
        <w:t>H</w:t>
      </w:r>
      <w:r w:rsidRPr="0045573F">
        <w:rPr>
          <w:rFonts w:cstheme="minorHAnsi"/>
        </w:rPr>
        <w:t xml:space="preserve">owever, our new </w:t>
      </w:r>
      <w:r>
        <w:rPr>
          <w:rFonts w:cstheme="minorHAnsi"/>
        </w:rPr>
        <w:t>analysis framework</w:t>
      </w:r>
      <w:r w:rsidRPr="0045573F">
        <w:rPr>
          <w:rFonts w:cstheme="minorHAnsi"/>
        </w:rPr>
        <w:t xml:space="preserve"> allow</w:t>
      </w:r>
      <w:r>
        <w:rPr>
          <w:rFonts w:cstheme="minorHAnsi"/>
        </w:rPr>
        <w:t>s</w:t>
      </w:r>
      <w:r w:rsidRPr="0045573F">
        <w:rPr>
          <w:rFonts w:cstheme="minorHAnsi"/>
        </w:rPr>
        <w:t xml:space="preserve"> us </w:t>
      </w:r>
      <w:r>
        <w:rPr>
          <w:rFonts w:cstheme="minorHAnsi"/>
        </w:rPr>
        <w:t>to determine the</w:t>
      </w:r>
      <w:r w:rsidRPr="0045573F">
        <w:rPr>
          <w:rFonts w:cstheme="minorHAnsi"/>
        </w:rPr>
        <w:t xml:space="preserve"> degree </w:t>
      </w:r>
      <w:r>
        <w:rPr>
          <w:rFonts w:cstheme="minorHAnsi"/>
        </w:rPr>
        <w:t>to which</w:t>
      </w:r>
      <w:r w:rsidRPr="0045573F">
        <w:rPr>
          <w:rFonts w:cstheme="minorHAnsi"/>
        </w:rPr>
        <w:t xml:space="preserve"> </w:t>
      </w:r>
      <w:r>
        <w:rPr>
          <w:rFonts w:cstheme="minorHAnsi"/>
        </w:rPr>
        <w:t xml:space="preserve">this </w:t>
      </w:r>
      <w:r w:rsidRPr="0045573F">
        <w:rPr>
          <w:rFonts w:cstheme="minorHAnsi"/>
        </w:rPr>
        <w:t xml:space="preserve">misplacement difference can be accounted for by the different types of </w:t>
      </w:r>
      <w:r>
        <w:rPr>
          <w:rFonts w:cstheme="minorHAnsi"/>
        </w:rPr>
        <w:t xml:space="preserve">spatial relational </w:t>
      </w:r>
      <w:r w:rsidRPr="0045573F">
        <w:rPr>
          <w:rFonts w:cstheme="minorHAnsi"/>
        </w:rPr>
        <w:t xml:space="preserve">errors. The first step in our analysis process </w:t>
      </w:r>
      <w:r>
        <w:rPr>
          <w:rFonts w:cstheme="minorHAnsi"/>
        </w:rPr>
        <w:t>wa</w:t>
      </w:r>
      <w:r w:rsidRPr="0045573F">
        <w:rPr>
          <w:rFonts w:cstheme="minorHAnsi"/>
        </w:rPr>
        <w:t xml:space="preserve">s to remap the item-location </w:t>
      </w:r>
      <w:r>
        <w:rPr>
          <w:rFonts w:cstheme="minorHAnsi"/>
        </w:rPr>
        <w:t>relations</w:t>
      </w:r>
      <w:r w:rsidRPr="0045573F">
        <w:rPr>
          <w:rFonts w:cstheme="minorHAnsi"/>
        </w:rPr>
        <w:t xml:space="preserve"> to </w:t>
      </w:r>
      <w:r>
        <w:rPr>
          <w:rFonts w:cstheme="minorHAnsi"/>
        </w:rPr>
        <w:t xml:space="preserve">quantify the misplacement accounted for by identity-location </w:t>
      </w:r>
      <w:r w:rsidRPr="0045573F">
        <w:rPr>
          <w:rFonts w:cstheme="minorHAnsi"/>
        </w:rPr>
        <w:t>error</w:t>
      </w:r>
      <w:r>
        <w:rPr>
          <w:rFonts w:cstheme="minorHAnsi"/>
        </w:rPr>
        <w:t>s</w:t>
      </w:r>
      <w:r w:rsidRPr="0045573F">
        <w:rPr>
          <w:rFonts w:cstheme="minorHAnsi"/>
        </w:rPr>
        <w:t xml:space="preserve">. This </w:t>
      </w:r>
      <w:r>
        <w:rPr>
          <w:rFonts w:cstheme="minorHAnsi"/>
        </w:rPr>
        <w:t xml:space="preserve">quantity is the sum of all of the misplacement accounted for by each identity-location error (Fig. 4 “Post-Remapped”) </w:t>
      </w:r>
      <w:r w:rsidRPr="0045573F">
        <w:rPr>
          <w:rFonts w:cstheme="minorHAnsi"/>
        </w:rPr>
        <w:t>and, indeed, performing this procedure removes the majority of the difference in misplacement between the two groups (</w:t>
      </w:r>
      <w:r w:rsidRPr="0045573F">
        <w:rPr>
          <w:rFonts w:cstheme="minorHAnsi"/>
          <w:shd w:val="clear" w:color="auto" w:fill="FFFFFF"/>
        </w:rPr>
        <w:t>di</w:t>
      </w:r>
      <w:r>
        <w:rPr>
          <w:rFonts w:cstheme="minorHAnsi"/>
          <w:shd w:val="clear" w:color="auto" w:fill="FFFFFF"/>
        </w:rPr>
        <w:t xml:space="preserve">fference between means is 26.6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9.33</m:t>
            </m:r>
          </m:e>
        </m:d>
        <m:r>
          <w:rPr>
            <w:rFonts w:ascii="Cambria Math" w:hAnsi="Cambria Math" w:cstheme="minorHAnsi"/>
          </w:rPr>
          <m:t>=2.59, p=0.03</m:t>
        </m:r>
      </m:oMath>
      <w:r w:rsidRPr="0045573F">
        <w:rPr>
          <w:rFonts w:cstheme="minorHAnsi"/>
        </w:rPr>
        <w:t xml:space="preserve">). This procedure also shows a significant difference in the magnitude of the reduction of overall misplacement between patients and </w:t>
      </w:r>
      <w:r>
        <w:rPr>
          <w:rFonts w:cstheme="minorHAnsi"/>
        </w:rPr>
        <w:t>comparison participants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5.67</m:t>
            </m:r>
          </m:e>
        </m:d>
        <m:r>
          <w:rPr>
            <w:rFonts w:ascii="Cambria Math" w:hAnsi="Cambria Math" w:cstheme="minorHAnsi"/>
          </w:rPr>
          <m:t>=2.81, p=0.04</m:t>
        </m:r>
      </m:oMath>
      <w:r w:rsidRPr="0045573F">
        <w:rPr>
          <w:rFonts w:cstheme="minorHAnsi"/>
        </w:rPr>
        <w:t xml:space="preserve">) as would be expected given the relative magnitudes of the original misplacement. Note that </w:t>
      </w:r>
      <w:r>
        <w:rPr>
          <w:rFonts w:cstheme="minorHAnsi"/>
        </w:rPr>
        <w:t>the</w:t>
      </w:r>
      <w:r w:rsidRPr="0045573F">
        <w:rPr>
          <w:rFonts w:cstheme="minorHAnsi"/>
        </w:rPr>
        <w:t xml:space="preserve"> </w:t>
      </w:r>
      <w:r>
        <w:rPr>
          <w:rFonts w:cstheme="minorHAnsi"/>
        </w:rPr>
        <w:t xml:space="preserve">reduction </w:t>
      </w:r>
      <w:r w:rsidRPr="0045573F">
        <w:rPr>
          <w:rFonts w:cstheme="minorHAnsi"/>
        </w:rPr>
        <w:t xml:space="preserve">in misplacement </w:t>
      </w:r>
      <w:r>
        <w:rPr>
          <w:rFonts w:cstheme="minorHAnsi"/>
        </w:rPr>
        <w:t xml:space="preserve">from remapping </w:t>
      </w:r>
      <w:r w:rsidRPr="0045573F">
        <w:rPr>
          <w:rFonts w:cstheme="minorHAnsi"/>
        </w:rPr>
        <w:t>accounts for over 75% of the difference between the groups.</w:t>
      </w:r>
      <w:r w:rsidRPr="005E7E5E">
        <w:rPr>
          <w:noProof/>
        </w:rPr>
        <w:t xml:space="preserve"> </w:t>
      </w:r>
      <w:r>
        <w:rPr>
          <w:noProof/>
        </w:rPr>
        <w:t>In other words, the majority of the difference in performance between patients and comparison is due to identity-location errors.</w:t>
      </w:r>
    </w:p>
    <w:p w14:paraId="60FCE790" w14:textId="77777777" w:rsidR="0072413B" w:rsidRDefault="0072413B" w:rsidP="0072413B">
      <w:pPr>
        <w:rPr>
          <w:rFonts w:ascii="Calibri" w:eastAsia="Times New Roman" w:hAnsi="Calibri" w:cs="Calibri"/>
          <w:color w:val="000000"/>
        </w:rPr>
      </w:pPr>
      <w:r>
        <w:rPr>
          <w:noProof/>
        </w:rPr>
        <w:lastRenderedPageBreak/>
        <w:drawing>
          <wp:inline distT="0" distB="0" distL="0" distR="0" wp14:anchorId="2DEE237A" wp14:editId="23D3D3FE">
            <wp:extent cx="6121400" cy="3194050"/>
            <wp:effectExtent l="0" t="0" r="0" b="6350"/>
            <wp:docPr id="216" name="Picture 216" descr="C:\Users\Kevin\AppData\Local\Microsoft\Windows\INetCache\Content.Word\Figure4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Figure4Render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1400" cy="3194050"/>
                    </a:xfrm>
                    <a:prstGeom prst="rect">
                      <a:avLst/>
                    </a:prstGeom>
                    <a:noFill/>
                    <a:ln>
                      <a:noFill/>
                    </a:ln>
                  </pic:spPr>
                </pic:pic>
              </a:graphicData>
            </a:graphic>
          </wp:inline>
        </w:drawing>
      </w:r>
    </w:p>
    <w:p w14:paraId="614C6C7B" w14:textId="77777777" w:rsidR="0072413B" w:rsidRPr="004E56CD" w:rsidRDefault="0072413B" w:rsidP="0072413B">
      <w:pPr>
        <w:rPr>
          <w:rFonts w:ascii="Calibri" w:eastAsia="Times New Roman" w:hAnsi="Calibri" w:cs="Calibri"/>
          <w:color w:val="000000"/>
        </w:rPr>
      </w:pPr>
      <w:r>
        <w:rPr>
          <w:rFonts w:ascii="Calibri" w:eastAsia="Times New Roman" w:hAnsi="Calibri" w:cs="Calibri"/>
          <w:color w:val="000000"/>
        </w:rPr>
        <w:t>“</w:t>
      </w:r>
      <w:r>
        <w:rPr>
          <w:rFonts w:ascii="Calibri" w:eastAsia="Times New Roman" w:hAnsi="Calibri" w:cs="Calibri"/>
          <w:b/>
          <w:color w:val="000000"/>
        </w:rPr>
        <w:t>Figure 4</w:t>
      </w:r>
      <w:r>
        <w:rPr>
          <w:rFonts w:ascii="Calibri" w:eastAsia="Times New Roman" w:hAnsi="Calibri" w:cs="Calibri"/>
          <w:color w:val="000000"/>
        </w:rPr>
        <w:t>: Comparisons of Patient (HC) vs Comparison Participant (NC) groups for A) Misplacement Across Analysis Steps, i.e. misplacement magnitudes at each step of analysis and B) Reduction in Misplacement by High-Order Error Type, i.e. differences in misplacement accounted for by each step (i.e. the subtraction of A). For Patients, individual symbols are shown such that: Square is 1951, Triangle is 1846, and Circle is 2563. (* means p&lt;0.05)”</w:t>
      </w:r>
    </w:p>
    <w:p w14:paraId="4BEA9D79" w14:textId="77777777" w:rsidR="0072413B" w:rsidRPr="0045573F" w:rsidRDefault="0072413B" w:rsidP="0072413B">
      <w:pPr>
        <w:rPr>
          <w:rFonts w:cstheme="minorHAnsi"/>
        </w:rPr>
      </w:pPr>
      <w:bookmarkStart w:id="41" w:name="_Hlk496019753"/>
      <w:r w:rsidRPr="0045573F">
        <w:rPr>
          <w:rFonts w:cstheme="minorHAnsi"/>
        </w:rPr>
        <w:t>Regarding the transformation misplacement</w:t>
      </w:r>
      <w:r>
        <w:rPr>
          <w:rFonts w:cstheme="minorHAnsi"/>
        </w:rPr>
        <w:t xml:space="preserve"> (Fig. 4 “Post-Transformed”)</w:t>
      </w:r>
      <w:r w:rsidRPr="0045573F">
        <w:rPr>
          <w:rFonts w:cstheme="minorHAnsi"/>
        </w:rPr>
        <w:t xml:space="preserve">, </w:t>
      </w:r>
      <w:r>
        <w:rPr>
          <w:rFonts w:cstheme="minorHAnsi"/>
        </w:rPr>
        <w:t>a repeated measures ANOVA was performed (Huynh -Feldt corrected) with group by misplacement (original, post-remapped, and post-transformed). A main effect of both group (</w:t>
      </w:r>
      <w:proofErr w:type="gramStart"/>
      <w:r>
        <w:rPr>
          <w:rFonts w:cstheme="minorHAnsi"/>
        </w:rPr>
        <w:t>F(</w:t>
      </w:r>
      <w:proofErr w:type="gramEnd"/>
      <w:r>
        <w:rPr>
          <w:rFonts w:cstheme="minorHAnsi"/>
        </w:rPr>
        <w:t xml:space="preserve">1, 10) = 8.097, p=0.02) and misplacement (F(1.34, 13.41)=45.392, p&lt;0.001) was found, as well as an interaction between group and misplacement (F(1.34, 13.41) = 7.536, p = 0.01). Follow up t-tests confirmed </w:t>
      </w:r>
      <w:r w:rsidRPr="0045573F">
        <w:rPr>
          <w:rFonts w:cstheme="minorHAnsi"/>
        </w:rPr>
        <w:t xml:space="preserve">both patients and </w:t>
      </w:r>
      <w:r>
        <w:rPr>
          <w:rFonts w:cstheme="minorHAnsi"/>
        </w:rPr>
        <w:t>comparison participants</w:t>
      </w:r>
      <w:r w:rsidRPr="0045573F">
        <w:rPr>
          <w:rFonts w:cstheme="minorHAnsi"/>
        </w:rPr>
        <w:t xml:space="preserve"> show a significant reduction in their misplacement via the transformation procedure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3.82</m:t>
            </m:r>
          </m:e>
        </m:d>
        <m:r>
          <w:rPr>
            <w:rFonts w:ascii="Cambria Math" w:hAnsi="Cambria Math" w:cstheme="minorHAnsi"/>
          </w:rPr>
          <m:t>=4.18, p=0.03</m:t>
        </m:r>
      </m:oMath>
      <w:r w:rsidRPr="0045573F">
        <w:rPr>
          <w:rFonts w:cstheme="minorHAnsi"/>
        </w:rPr>
        <w:t xml:space="preserve"> and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13.41</m:t>
            </m:r>
          </m:e>
        </m:d>
        <m:r>
          <w:rPr>
            <w:rFonts w:ascii="Cambria Math" w:hAnsi="Cambria Math" w:cstheme="minorHAnsi"/>
          </w:rPr>
          <m:t>=2.36, p=0.03</m:t>
        </m:r>
      </m:oMath>
      <w:r w:rsidRPr="0045573F">
        <w:rPr>
          <w:rFonts w:cstheme="minorHAnsi"/>
        </w:rPr>
        <w:t xml:space="preserve"> respectively)</w:t>
      </w:r>
      <w:r>
        <w:rPr>
          <w:rFonts w:cstheme="minorHAnsi"/>
        </w:rPr>
        <w:t>.</w:t>
      </w:r>
      <w:r w:rsidRPr="0045573F">
        <w:rPr>
          <w:rFonts w:cstheme="minorHAnsi"/>
        </w:rPr>
        <w:t xml:space="preserve"> </w:t>
      </w:r>
      <w:r>
        <w:rPr>
          <w:rFonts w:cstheme="minorHAnsi"/>
        </w:rPr>
        <w:t>H</w:t>
      </w:r>
      <w:r w:rsidRPr="0045573F">
        <w:rPr>
          <w:rFonts w:cstheme="minorHAnsi"/>
        </w:rPr>
        <w:t xml:space="preserve">owever, the patients and </w:t>
      </w:r>
      <w:r>
        <w:rPr>
          <w:rFonts w:cstheme="minorHAnsi"/>
        </w:rPr>
        <w:t>comparison participants</w:t>
      </w:r>
      <w:r w:rsidRPr="0045573F">
        <w:rPr>
          <w:rFonts w:cstheme="minorHAnsi"/>
        </w:rPr>
        <w:t xml:space="preserve"> show no difference in the amount of misplacement accounted for by the </w:t>
      </w:r>
      <w:r>
        <w:rPr>
          <w:rFonts w:cstheme="minorHAnsi"/>
        </w:rPr>
        <w:t>global</w:t>
      </w:r>
      <w:r w:rsidRPr="0045573F">
        <w:rPr>
          <w:rFonts w:cstheme="minorHAnsi"/>
        </w:rPr>
        <w:t xml:space="preserve"> error amongst their items</w:t>
      </w:r>
      <w:r>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9.89</m:t>
            </m:r>
          </m:e>
        </m:d>
        <m:r>
          <w:rPr>
            <w:rFonts w:ascii="Cambria Math" w:hAnsi="Cambria Math" w:cstheme="minorHAnsi"/>
          </w:rPr>
          <m:t>=0.51, p=0.62</m:t>
        </m:r>
      </m:oMath>
      <w:r>
        <w:rPr>
          <w:rFonts w:eastAsiaTheme="minorEastAsia" w:cstheme="minorHAnsi"/>
        </w:rPr>
        <w:t>)</w:t>
      </w:r>
      <w:r w:rsidRPr="0045573F">
        <w:rPr>
          <w:rFonts w:cstheme="minorHAnsi"/>
        </w:rPr>
        <w:t>. When the different transformation components (translation, scaling, and rotation</w:t>
      </w:r>
      <w:r>
        <w:rPr>
          <w:rFonts w:cstheme="minorHAnsi"/>
        </w:rPr>
        <w:t>; Fig 5c</w:t>
      </w:r>
      <w:r w:rsidRPr="0045573F">
        <w:rPr>
          <w:rFonts w:cstheme="minorHAnsi"/>
        </w:rPr>
        <w:t>) are observed independently, we see</w:t>
      </w:r>
      <w:r>
        <w:rPr>
          <w:rFonts w:cstheme="minorHAnsi"/>
        </w:rPr>
        <w:t xml:space="preserve"> that</w:t>
      </w:r>
      <w:r w:rsidRPr="0045573F">
        <w:rPr>
          <w:rFonts w:cstheme="minorHAnsi"/>
        </w:rPr>
        <w:t xml:space="preserve"> only rotation has a significantly different magnitude</w:t>
      </w:r>
      <w:r>
        <w:rPr>
          <w:rFonts w:cstheme="minorHAnsi"/>
        </w:rPr>
        <w:t>, with patients having larger magnitude rotation errors than comparisons</w:t>
      </w:r>
      <w:r w:rsidRPr="0045573F">
        <w:rPr>
          <w:rFonts w:cstheme="minorHAnsi"/>
        </w:rPr>
        <w:t xml:space="preserve">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9.18</m:t>
            </m:r>
          </m:e>
        </m:d>
        <m:r>
          <w:rPr>
            <w:rFonts w:ascii="Cambria Math" w:hAnsi="Cambria Math" w:cstheme="minorHAnsi"/>
          </w:rPr>
          <m:t>=2.72, p=0.02</m:t>
        </m:r>
      </m:oMath>
      <w:r w:rsidRPr="0045573F">
        <w:rPr>
          <w:rFonts w:cstheme="minorHAnsi"/>
        </w:rPr>
        <w:t xml:space="preserve">). </w:t>
      </w:r>
      <w:bookmarkEnd w:id="41"/>
    </w:p>
    <w:p w14:paraId="02A80F4A" w14:textId="77777777" w:rsidR="0072413B" w:rsidRPr="007611EE" w:rsidRDefault="0072413B" w:rsidP="0072413B">
      <w:pPr>
        <w:rPr>
          <w:rStyle w:val="Heading2Char"/>
          <w:color w:val="auto"/>
        </w:rPr>
      </w:pPr>
      <w:r w:rsidRPr="0045573F">
        <w:rPr>
          <w:rFonts w:cstheme="minorHAnsi"/>
        </w:rPr>
        <w:t>Once all</w:t>
      </w:r>
      <w:r>
        <w:rPr>
          <w:rFonts w:cstheme="minorHAnsi"/>
        </w:rPr>
        <w:t xml:space="preserve"> global transformation </w:t>
      </w:r>
      <w:r w:rsidRPr="0045573F">
        <w:rPr>
          <w:rFonts w:cstheme="minorHAnsi"/>
        </w:rPr>
        <w:t xml:space="preserve">procedures are performed, patients and </w:t>
      </w:r>
      <w:r>
        <w:rPr>
          <w:rFonts w:cstheme="minorHAnsi"/>
        </w:rPr>
        <w:t>comparisons</w:t>
      </w:r>
      <w:r w:rsidRPr="0045573F">
        <w:rPr>
          <w:rFonts w:cstheme="minorHAnsi"/>
        </w:rPr>
        <w:t xml:space="preserve"> still show differences in the remaining misplacement (di</w:t>
      </w:r>
      <w:r>
        <w:rPr>
          <w:rFonts w:cstheme="minorHAnsi"/>
        </w:rPr>
        <w:t xml:space="preserve">fference between means is 33.0 pixels; </w:t>
      </w: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9.54</m:t>
            </m:r>
          </m:e>
        </m:d>
        <m:r>
          <w:rPr>
            <w:rFonts w:ascii="Cambria Math" w:hAnsi="Cambria Math" w:cstheme="minorHAnsi"/>
          </w:rPr>
          <m:t>=4.57, p=0.001</m:t>
        </m:r>
      </m:oMath>
      <w:r w:rsidRPr="0045573F">
        <w:rPr>
          <w:rFonts w:cstheme="minorHAnsi"/>
        </w:rPr>
        <w:t xml:space="preserve">). This misplacement is “local” </w:t>
      </w:r>
      <w:r>
        <w:t>misplacement, which is not shared by all items nor accounted for by identity-location errors. Note that because there is no significant difference between patients and comparisons in the amount of global misplacement error, the final difference between the groups is still significant.</w:t>
      </w:r>
    </w:p>
    <w:p w14:paraId="045F45AE" w14:textId="77777777" w:rsidR="0072413B" w:rsidRDefault="0072413B" w:rsidP="0072413B">
      <w:pPr>
        <w:rPr>
          <w:rStyle w:val="Heading2Char"/>
        </w:rPr>
      </w:pPr>
      <w:r>
        <w:rPr>
          <w:noProof/>
        </w:rPr>
        <w:lastRenderedPageBreak/>
        <w:drawing>
          <wp:inline distT="0" distB="0" distL="0" distR="0" wp14:anchorId="1078747E" wp14:editId="7819C89B">
            <wp:extent cx="6126480" cy="3027680"/>
            <wp:effectExtent l="0" t="0" r="762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27680"/>
                    </a:xfrm>
                    <a:prstGeom prst="rect">
                      <a:avLst/>
                    </a:prstGeom>
                  </pic:spPr>
                </pic:pic>
              </a:graphicData>
            </a:graphic>
          </wp:inline>
        </w:drawing>
      </w:r>
    </w:p>
    <w:p w14:paraId="5600D5BD" w14:textId="77777777" w:rsidR="0072413B" w:rsidRPr="002E6C2C" w:rsidRDefault="0072413B" w:rsidP="0072413B">
      <w:pPr>
        <w:rPr>
          <w:rStyle w:val="Heading2Char"/>
          <w:color w:val="auto"/>
        </w:rPr>
      </w:pPr>
      <w:r>
        <w:t>“</w:t>
      </w:r>
      <w:r>
        <w:rPr>
          <w:b/>
        </w:rPr>
        <w:t>Figure 5</w:t>
      </w:r>
      <w:r>
        <w:t xml:space="preserve">: </w:t>
      </w:r>
      <w:r>
        <w:rPr>
          <w:rFonts w:ascii="Calibri" w:eastAsia="Times New Roman" w:hAnsi="Calibri" w:cs="Calibri"/>
          <w:color w:val="000000"/>
        </w:rPr>
        <w:t>Comparisons of Patient (HC) vs Comparison Participant (NC) in t</w:t>
      </w:r>
      <w:r>
        <w:t xml:space="preserve">he magnitude of the three types of global transformation error; A) the Translation magnitude, B) the Scaling magnitude (where 1 means no scaling, &lt;1 means shrinking, and &gt;1 means stretching), and C) the Rotation angle (in radians). </w:t>
      </w:r>
      <w:r>
        <w:rPr>
          <w:rFonts w:ascii="Calibri" w:eastAsia="Times New Roman" w:hAnsi="Calibri" w:cs="Calibri"/>
          <w:color w:val="000000"/>
        </w:rPr>
        <w:t>For Patients, individual symbols are shown such that: Square is 1951, Triangle is 1846, and Circle is 2563.</w:t>
      </w:r>
      <w:r w:rsidRPr="00673074">
        <w:rPr>
          <w:rFonts w:ascii="Calibri" w:eastAsia="Times New Roman" w:hAnsi="Calibri" w:cs="Calibri"/>
          <w:color w:val="000000"/>
        </w:rPr>
        <w:t xml:space="preserve"> </w:t>
      </w:r>
      <w:r>
        <w:rPr>
          <w:rFonts w:ascii="Calibri" w:eastAsia="Times New Roman" w:hAnsi="Calibri" w:cs="Calibri"/>
          <w:color w:val="000000"/>
        </w:rPr>
        <w:t>(* means p&lt;0.05)</w:t>
      </w:r>
      <w:r>
        <w:t>”</w:t>
      </w:r>
    </w:p>
    <w:p w14:paraId="7914A6F6" w14:textId="77777777" w:rsidR="0072413B" w:rsidRPr="00563ABB" w:rsidRDefault="0072413B" w:rsidP="00563ABB">
      <w:pPr>
        <w:pStyle w:val="Heading3"/>
        <w:rPr>
          <w:rStyle w:val="Heading2Char"/>
          <w:color w:val="6E6E6E" w:themeColor="accent1" w:themeShade="7F"/>
          <w:sz w:val="24"/>
          <w:szCs w:val="24"/>
        </w:rPr>
      </w:pPr>
      <w:bookmarkStart w:id="42" w:name="_Toc497156024"/>
      <w:r w:rsidRPr="00563ABB">
        <w:rPr>
          <w:rStyle w:val="Heading2Char"/>
          <w:color w:val="6E6E6E" w:themeColor="accent1" w:themeShade="7F"/>
          <w:sz w:val="24"/>
          <w:szCs w:val="24"/>
        </w:rPr>
        <w:t>First-Order and Higher-Order Relational Errors</w:t>
      </w:r>
      <w:bookmarkEnd w:id="42"/>
    </w:p>
    <w:p w14:paraId="28563131" w14:textId="77777777" w:rsidR="0072413B" w:rsidRPr="00A01A8B" w:rsidRDefault="0072413B" w:rsidP="0072413B">
      <w:pPr>
        <w:rPr>
          <w:rFonts w:ascii="Calibri" w:eastAsia="Times New Roman" w:hAnsi="Calibri" w:cs="Calibri"/>
          <w:color w:val="000000"/>
        </w:rPr>
      </w:pPr>
      <w:bookmarkStart w:id="43" w:name="_Hlk496019781"/>
      <w:r w:rsidRPr="00A01A8B">
        <w:rPr>
          <w:rFonts w:ascii="Calibri" w:eastAsia="Times New Roman" w:hAnsi="Calibri" w:cs="Calibri"/>
          <w:color w:val="000000"/>
        </w:rPr>
        <w:t>When we evaluated the location placement accuracy of identities to their assigned locations</w:t>
      </w:r>
      <w:r>
        <w:rPr>
          <w:rFonts w:ascii="Calibri" w:eastAsia="Times New Roman" w:hAnsi="Calibri" w:cs="Calibri"/>
          <w:color w:val="000000"/>
        </w:rPr>
        <w:t>,</w:t>
      </w:r>
      <w:r w:rsidRPr="00A01A8B">
        <w:rPr>
          <w:rFonts w:ascii="Calibri" w:eastAsia="Times New Roman" w:hAnsi="Calibri" w:cs="Calibri"/>
          <w:color w:val="000000"/>
        </w:rPr>
        <w:t xml:space="preserve"> there were three primary first-order comparisons of interest. </w:t>
      </w:r>
      <w:r>
        <w:rPr>
          <w:rFonts w:ascii="Calibri" w:eastAsia="Times New Roman" w:hAnsi="Calibri" w:cs="Calibri"/>
          <w:color w:val="000000"/>
        </w:rPr>
        <w:t>The first two comparisons addressed the question of whether patients could</w:t>
      </w:r>
      <w:r w:rsidRPr="00A01A8B">
        <w:rPr>
          <w:rFonts w:ascii="Calibri" w:eastAsia="Times New Roman" w:hAnsi="Calibri" w:cs="Calibri"/>
          <w:color w:val="000000"/>
        </w:rPr>
        <w:t xml:space="preserve"> remember identity-location information as often as comparisons, evaluated by: 1) the number of correct placements and 2) the number of items placed in another item’s location. </w:t>
      </w:r>
      <w:r>
        <w:rPr>
          <w:rFonts w:ascii="Calibri" w:eastAsia="Times New Roman" w:hAnsi="Calibri" w:cs="Calibri"/>
          <w:color w:val="000000"/>
        </w:rPr>
        <w:t>The third comparison of interest addressed the question of whether the patients</w:t>
      </w:r>
      <w:r w:rsidRPr="00A01A8B">
        <w:rPr>
          <w:rFonts w:ascii="Calibri" w:eastAsia="Times New Roman" w:hAnsi="Calibri" w:cs="Calibri"/>
          <w:color w:val="000000"/>
        </w:rPr>
        <w:t xml:space="preserve"> could remember just the location information as often as comparisons regardless of identity</w:t>
      </w:r>
      <w:r>
        <w:rPr>
          <w:rFonts w:ascii="Calibri" w:eastAsia="Times New Roman" w:hAnsi="Calibri" w:cs="Calibri"/>
          <w:color w:val="000000"/>
        </w:rPr>
        <w:t>,</w:t>
      </w:r>
      <w:r w:rsidRPr="00A01A8B">
        <w:rPr>
          <w:rFonts w:ascii="Calibri" w:eastAsia="Times New Roman" w:hAnsi="Calibri" w:cs="Calibri"/>
          <w:color w:val="000000"/>
        </w:rPr>
        <w:t xml:space="preserve"> </w:t>
      </w:r>
      <w:r>
        <w:rPr>
          <w:rFonts w:ascii="Calibri" w:eastAsia="Times New Roman" w:hAnsi="Calibri" w:cs="Calibri"/>
          <w:color w:val="000000"/>
        </w:rPr>
        <w:t xml:space="preserve">which was </w:t>
      </w:r>
      <w:r w:rsidRPr="00A01A8B">
        <w:rPr>
          <w:rFonts w:ascii="Calibri" w:eastAsia="Times New Roman" w:hAnsi="Calibri" w:cs="Calibri"/>
          <w:color w:val="000000"/>
        </w:rPr>
        <w:t>evaluated by</w:t>
      </w:r>
      <w:r>
        <w:rPr>
          <w:rFonts w:ascii="Calibri" w:eastAsia="Times New Roman" w:hAnsi="Calibri" w:cs="Calibri"/>
          <w:color w:val="000000"/>
        </w:rPr>
        <w:t xml:space="preserve"> examining</w:t>
      </w:r>
      <w:r w:rsidRPr="00A01A8B">
        <w:rPr>
          <w:rFonts w:ascii="Calibri" w:eastAsia="Times New Roman" w:hAnsi="Calibri" w:cs="Calibri"/>
          <w:color w:val="000000"/>
        </w:rPr>
        <w:t xml:space="preserve"> the number of items placed in any valid location (note that this is just the sum of 1 and 2)</w:t>
      </w:r>
      <w:r>
        <w:rPr>
          <w:rFonts w:ascii="Calibri" w:eastAsia="Times New Roman" w:hAnsi="Calibri" w:cs="Calibri"/>
          <w:color w:val="000000"/>
        </w:rPr>
        <w:t>.</w:t>
      </w:r>
      <w:r w:rsidRPr="00A01A8B">
        <w:rPr>
          <w:rFonts w:ascii="Calibri" w:eastAsia="Times New Roman" w:hAnsi="Calibri" w:cs="Calibri"/>
          <w:color w:val="000000"/>
        </w:rPr>
        <w:t xml:space="preserve"> To examine group differences in these quantities (particularly 2 and 3), we performed a between groups repeated measure ANOVA on the identity-location errors (i.e. 2, above) and the total number of items placed in any valid location (i.e. 3, above, the sum of the identity-location errors and the correctly placed items). We found a significant interaction of group and these two quantities (</w:t>
      </w:r>
      <w:proofErr w:type="gramStart"/>
      <w:r w:rsidRPr="00A01A8B">
        <w:rPr>
          <w:rFonts w:ascii="Calibri" w:eastAsia="Times New Roman" w:hAnsi="Calibri" w:cs="Calibri"/>
          <w:color w:val="000000"/>
        </w:rPr>
        <w:t>F(</w:t>
      </w:r>
      <w:proofErr w:type="gramEnd"/>
      <w:r w:rsidRPr="00A01A8B">
        <w:rPr>
          <w:rFonts w:ascii="Calibri" w:eastAsia="Times New Roman" w:hAnsi="Calibri" w:cs="Calibri"/>
          <w:color w:val="000000"/>
        </w:rPr>
        <w:t>1, 10) = 17.127, p=0.002). Follow up Welch’s t-tests showed that hippocampal patients made fewer accurate placements of the correct identity to the correct studied location (e.g., successful identity-location binding) than comparison participants (</w:t>
      </w:r>
      <w:proofErr w:type="gramStart"/>
      <w:r w:rsidRPr="00A01A8B">
        <w:rPr>
          <w:rFonts w:ascii="Calibri" w:eastAsia="Times New Roman" w:hAnsi="Calibri" w:cs="Calibri"/>
          <w:color w:val="000000"/>
        </w:rPr>
        <w:t>t(</w:t>
      </w:r>
      <w:proofErr w:type="gramEnd"/>
      <w:r w:rsidRPr="00A01A8B">
        <w:rPr>
          <w:rFonts w:ascii="Calibri" w:eastAsia="Times New Roman" w:hAnsi="Calibri" w:cs="Calibri"/>
          <w:color w:val="000000"/>
        </w:rPr>
        <w:t>5.21)=5.45,p=0.003;Fig 6). Importantly, however, patients had more placements of items in another item’s studied location (i.e. correct item-location relations with incorrect identity-location relation) than comparison participants (t(</w:t>
      </w:r>
      <w:proofErr w:type="gramStart"/>
      <w:r w:rsidRPr="00A01A8B">
        <w:rPr>
          <w:rFonts w:ascii="Calibri" w:eastAsia="Times New Roman" w:hAnsi="Calibri" w:cs="Calibri"/>
          <w:color w:val="000000"/>
        </w:rPr>
        <w:t>5.06)=</w:t>
      </w:r>
      <w:proofErr w:type="gramEnd"/>
      <w:r w:rsidRPr="00A01A8B">
        <w:rPr>
          <w:rFonts w:ascii="Calibri" w:eastAsia="Times New Roman" w:hAnsi="Calibri" w:cs="Calibri"/>
          <w:color w:val="000000"/>
        </w:rPr>
        <w:t>2.83,p=0.04); Fig 6.), even after subtracting the global errors. When we looked at memory for locations (regardless of identity; i.e. items placed in any valid location), we found no significant difference between patients and compa</w:t>
      </w:r>
      <w:r>
        <w:rPr>
          <w:rFonts w:ascii="Calibri" w:eastAsia="Times New Roman" w:hAnsi="Calibri" w:cs="Calibri"/>
          <w:color w:val="000000"/>
        </w:rPr>
        <w:t>risons (t(</w:t>
      </w:r>
      <w:proofErr w:type="gramStart"/>
      <w:r>
        <w:rPr>
          <w:rFonts w:ascii="Calibri" w:eastAsia="Times New Roman" w:hAnsi="Calibri" w:cs="Calibri"/>
          <w:color w:val="000000"/>
        </w:rPr>
        <w:t>4.71)=</w:t>
      </w:r>
      <w:proofErr w:type="gramEnd"/>
      <w:r>
        <w:rPr>
          <w:rFonts w:ascii="Calibri" w:eastAsia="Times New Roman" w:hAnsi="Calibri" w:cs="Calibri"/>
          <w:color w:val="000000"/>
        </w:rPr>
        <w:t xml:space="preserve">0.71,p=0.51)). </w:t>
      </w:r>
    </w:p>
    <w:p w14:paraId="0DA9E82A" w14:textId="77777777" w:rsidR="0072413B" w:rsidRPr="00A01A8B" w:rsidRDefault="0072413B" w:rsidP="0072413B">
      <w:pPr>
        <w:rPr>
          <w:rFonts w:ascii="Calibri" w:eastAsia="Times New Roman" w:hAnsi="Calibri" w:cs="Calibri"/>
          <w:color w:val="000000"/>
        </w:rPr>
      </w:pPr>
      <w:r w:rsidRPr="00A01A8B">
        <w:rPr>
          <w:rFonts w:ascii="Calibri" w:eastAsia="Times New Roman" w:hAnsi="Calibri" w:cs="Calibri"/>
          <w:color w:val="000000"/>
        </w:rPr>
        <w:lastRenderedPageBreak/>
        <w:t>In regard to compound errors (i.e. swaps or cycles), we saw no difference between patients and comparison participants (</w:t>
      </w:r>
      <w:proofErr w:type="gramStart"/>
      <w:r w:rsidRPr="00A01A8B">
        <w:rPr>
          <w:rFonts w:ascii="Calibri" w:eastAsia="Times New Roman" w:hAnsi="Calibri" w:cs="Calibri"/>
          <w:color w:val="000000"/>
        </w:rPr>
        <w:t>t(</w:t>
      </w:r>
      <w:proofErr w:type="gramEnd"/>
      <w:r w:rsidRPr="00A01A8B">
        <w:rPr>
          <w:rFonts w:ascii="Calibri" w:eastAsia="Times New Roman" w:hAnsi="Calibri" w:cs="Calibri"/>
          <w:color w:val="000000"/>
        </w:rPr>
        <w:t>9.96)=0.39,p=0.71 for swaps and t(7.11)=1.75,p=0.12 for cycles, respectively) despite large differences in individual identity-locatio</w:t>
      </w:r>
      <w:r>
        <w:rPr>
          <w:rFonts w:ascii="Calibri" w:eastAsia="Times New Roman" w:hAnsi="Calibri" w:cs="Calibri"/>
          <w:color w:val="000000"/>
        </w:rPr>
        <w:t xml:space="preserve">n assignment. </w:t>
      </w:r>
    </w:p>
    <w:p w14:paraId="4A3C520C" w14:textId="77777777" w:rsidR="0072413B" w:rsidRPr="00953BA6" w:rsidRDefault="0072413B" w:rsidP="0072413B">
      <w:pPr>
        <w:rPr>
          <w:rFonts w:ascii="Calibri" w:eastAsia="Times New Roman" w:hAnsi="Calibri" w:cs="Calibri"/>
          <w:color w:val="000000"/>
        </w:rPr>
      </w:pPr>
      <w:r w:rsidRPr="00A01A8B">
        <w:rPr>
          <w:rFonts w:ascii="Calibri" w:eastAsia="Times New Roman" w:hAnsi="Calibri" w:cs="Calibri"/>
          <w:color w:val="000000"/>
        </w:rPr>
        <w:t>The fact that patients and healthy comparison participants had similar memory for locations (ignoring identity assignment) serves as the first piece of evidence suggesting the possibility that some shape-like information (albeit only in the form of a set of vertices) may be used by patients to reconstruct spatial location. In any case, it is clear that some aspects of relational information in the reconstruction (i.e. some combination of item-environment or item-item relations) was not impaired in hippocampal damaged patients.</w:t>
      </w:r>
      <w:bookmarkEnd w:id="43"/>
    </w:p>
    <w:p w14:paraId="07247872" w14:textId="77777777" w:rsidR="0072413B" w:rsidRDefault="0072413B" w:rsidP="0072413B">
      <w:r>
        <w:rPr>
          <w:noProof/>
        </w:rPr>
        <w:drawing>
          <wp:inline distT="0" distB="0" distL="0" distR="0" wp14:anchorId="1031E36A" wp14:editId="64EE0BC8">
            <wp:extent cx="6127750" cy="2946400"/>
            <wp:effectExtent l="0" t="0" r="6350" b="6350"/>
            <wp:docPr id="219" name="Picture 219" descr="C:\Users\Kevin\AppData\Local\Microsoft\Windows\INetCache\Content.Word\Figure6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Figure6Render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7750" cy="2946400"/>
                    </a:xfrm>
                    <a:prstGeom prst="rect">
                      <a:avLst/>
                    </a:prstGeom>
                    <a:noFill/>
                    <a:ln>
                      <a:noFill/>
                    </a:ln>
                  </pic:spPr>
                </pic:pic>
              </a:graphicData>
            </a:graphic>
          </wp:inline>
        </w:drawing>
      </w:r>
    </w:p>
    <w:p w14:paraId="1D2D57FA" w14:textId="77777777" w:rsidR="0072413B" w:rsidRPr="003A2CCE" w:rsidRDefault="0072413B" w:rsidP="0072413B">
      <w:pPr>
        <w:rPr>
          <w:rFonts w:ascii="Calibri" w:eastAsia="Times New Roman" w:hAnsi="Calibri" w:cs="Calibri"/>
          <w:color w:val="000000"/>
        </w:rPr>
      </w:pPr>
      <w:r>
        <w:t>“</w:t>
      </w:r>
      <w:r w:rsidRPr="00467281">
        <w:rPr>
          <w:b/>
        </w:rPr>
        <w:t>Figure 6</w:t>
      </w:r>
      <w:r>
        <w:t xml:space="preserve">: </w:t>
      </w:r>
      <w:r>
        <w:rPr>
          <w:rFonts w:ascii="Calibri" w:eastAsia="Times New Roman" w:hAnsi="Calibri" w:cs="Calibri"/>
          <w:color w:val="000000"/>
        </w:rPr>
        <w:t>Comparisons of Patient (HC) vs Comparison Participant (NC) in t</w:t>
      </w:r>
      <w:r>
        <w:t xml:space="preserve">he number of items in which item-location and identity-location was correct and incorrect. Note that items which were not placed in any studied location are collapsed together as ‘Inaccurate Location’. </w:t>
      </w:r>
      <w:r>
        <w:rPr>
          <w:rFonts w:ascii="Calibri" w:eastAsia="Times New Roman" w:hAnsi="Calibri" w:cs="Calibri"/>
          <w:color w:val="000000"/>
        </w:rPr>
        <w:t>For Patients, individual symbols are shown such that: Square is 1951, Triangle is 1846, and Circle is 2563. (* means p&lt;0.05)</w:t>
      </w:r>
      <w:r>
        <w:t>”</w:t>
      </w:r>
    </w:p>
    <w:p w14:paraId="6F94CBE3" w14:textId="77777777" w:rsidR="0072413B" w:rsidRDefault="0072413B" w:rsidP="00563ABB">
      <w:pPr>
        <w:pStyle w:val="Heading3"/>
      </w:pPr>
      <w:bookmarkStart w:id="44" w:name="_Toc497156025"/>
      <w:r w:rsidRPr="005B7E2B">
        <w:t>Differences in Accuracy of Item-Location Associations across Set Sizes</w:t>
      </w:r>
      <w:bookmarkEnd w:id="44"/>
    </w:p>
    <w:p w14:paraId="3A5EBAE7" w14:textId="77777777" w:rsidR="0072413B" w:rsidRDefault="0072413B" w:rsidP="0072413B">
      <w:pPr>
        <w:rPr>
          <w:noProof/>
        </w:rPr>
      </w:pPr>
      <w:r>
        <w:t xml:space="preserve">As our previous work showed that patients committed relational memory errors even at very low item set sizes, it is useful to ask if, given our new framework for analyzing various </w:t>
      </w:r>
      <w:r w:rsidRPr="00362E88">
        <w:t>types</w:t>
      </w:r>
      <w:r>
        <w:t xml:space="preserve"> of relational information, we see the same pattern of impairment across all set sizes. </w:t>
      </w:r>
      <w:r w:rsidRPr="00362E88">
        <w:t>We</w:t>
      </w:r>
      <w:r>
        <w:t xml:space="preserve"> took advantage of our previous data set from Watson et al 2013 to determine if the number of studied items impacts the different types of spatial-relational errors discussed here. In a 2 x 4 ANOVA with factors group (patients and comparisons) and set size (2, 3, 4, 5), hippocampal patients showed no main effect of set size (</w:t>
      </w:r>
      <m:oMath>
        <m:r>
          <w:rPr>
            <w:rFonts w:ascii="Cambria Math" w:hAnsi="Cambria Math"/>
          </w:rPr>
          <m:t>F</m:t>
        </m:r>
        <m:d>
          <m:dPr>
            <m:ctrlPr>
              <w:rPr>
                <w:rFonts w:ascii="Cambria Math" w:hAnsi="Cambria Math"/>
                <w:i/>
              </w:rPr>
            </m:ctrlPr>
          </m:dPr>
          <m:e>
            <m:r>
              <w:rPr>
                <w:rFonts w:ascii="Cambria Math" w:hAnsi="Cambria Math"/>
              </w:rPr>
              <m:t>3, 9</m:t>
            </m:r>
          </m:e>
        </m:d>
        <m:r>
          <w:rPr>
            <w:rFonts w:ascii="Cambria Math" w:hAnsi="Cambria Math"/>
          </w:rPr>
          <m:t>=</m:t>
        </m:r>
        <m:r>
          <m:rPr>
            <m:sty m:val="p"/>
          </m:rPr>
          <w:rPr>
            <w:rFonts w:ascii="Cambria Math" w:eastAsia="Times New Roman" w:hAnsi="Cambria Math" w:cs="Calibri"/>
            <w:color w:val="000000"/>
          </w:rPr>
          <m:t xml:space="preserve">0.746, </m:t>
        </m:r>
        <m:r>
          <w:rPr>
            <w:rFonts w:ascii="Cambria Math" w:eastAsia="Times New Roman" w:hAnsi="Cambria Math" w:cs="Calibri"/>
            <w:color w:val="000000"/>
          </w:rPr>
          <m:t>p</m:t>
        </m:r>
        <m:r>
          <m:rPr>
            <m:sty m:val="p"/>
          </m:rPr>
          <w:rPr>
            <w:rFonts w:ascii="Cambria Math" w:eastAsia="Times New Roman" w:hAnsi="Cambria Math" w:cs="Calibri"/>
            <w:color w:val="000000"/>
          </w:rPr>
          <m:t>=0.552</m:t>
        </m:r>
      </m:oMath>
      <w:r>
        <w:t>) on accuracy of placing items in their target locations, placing roughly only a single item in its correct location (identity-location relation) regardless of set size (2 to 5). However, the main effect of set size was significant for comparisons (</w:t>
      </w:r>
      <m:oMath>
        <m:r>
          <w:rPr>
            <w:rFonts w:ascii="Cambria Math" w:hAnsi="Cambria Math"/>
          </w:rPr>
          <m:t>F(2.64, 7.93)=4.51, p=0.04</m:t>
        </m:r>
      </m:oMath>
      <w:r>
        <w:t xml:space="preserve">). </w:t>
      </w:r>
      <w:r w:rsidRPr="00B05643">
        <w:t xml:space="preserve">Importantly, as </w:t>
      </w:r>
      <w:r>
        <w:t xml:space="preserve">reported </w:t>
      </w:r>
      <w:r w:rsidRPr="00B05643">
        <w:t>previously</w:t>
      </w:r>
      <w:r>
        <w:t xml:space="preserve">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6735AC">
        <w:rPr>
          <w:noProof/>
        </w:rPr>
        <w:t>(Watson et al., 2013)</w:t>
      </w:r>
      <w:r>
        <w:fldChar w:fldCharType="end"/>
      </w:r>
      <w:r w:rsidRPr="00B05643">
        <w:t xml:space="preserve">, </w:t>
      </w:r>
      <w:r>
        <w:t xml:space="preserve">only </w:t>
      </w:r>
      <w:r w:rsidRPr="00B05643">
        <w:t>patients commit</w:t>
      </w:r>
      <w:r>
        <w:t>ted</w:t>
      </w:r>
      <w:r w:rsidRPr="00B05643">
        <w:t xml:space="preserve"> </w:t>
      </w:r>
      <w:r>
        <w:t>identity-location</w:t>
      </w:r>
      <w:r w:rsidRPr="00B05643">
        <w:t xml:space="preserve"> errors at </w:t>
      </w:r>
      <w:r>
        <w:t xml:space="preserve">small </w:t>
      </w:r>
      <w:r w:rsidRPr="00B05643">
        <w:t>set sizes</w:t>
      </w:r>
      <w:r>
        <w:t>;</w:t>
      </w:r>
      <w:r w:rsidRPr="00B05643">
        <w:t xml:space="preserve"> </w:t>
      </w:r>
      <w:r>
        <w:t>comparisons</w:t>
      </w:r>
      <w:r w:rsidRPr="00B05643">
        <w:t xml:space="preserve"> d</w:t>
      </w:r>
      <w:r>
        <w:t>id</w:t>
      </w:r>
      <w:r w:rsidRPr="00B05643">
        <w:t xml:space="preserve"> not. Furthermore, </w:t>
      </w:r>
      <w:r>
        <w:t xml:space="preserve">when considering performance at set size 5, in which both groups made identity-location errors, there were no significant group differences for </w:t>
      </w:r>
      <w:r w:rsidRPr="00B05643">
        <w:lastRenderedPageBreak/>
        <w:t xml:space="preserve">other types of </w:t>
      </w:r>
      <w:r>
        <w:t xml:space="preserve">compound </w:t>
      </w:r>
      <w:r w:rsidRPr="00B05643">
        <w:t>relational errors</w:t>
      </w:r>
      <w:r>
        <w:t xml:space="preserve">, namely </w:t>
      </w:r>
      <w:r w:rsidRPr="00B05643">
        <w:t>swaps and cycles</w:t>
      </w:r>
      <w:r>
        <w:t>;</w:t>
      </w:r>
      <w:r w:rsidRPr="00B05643">
        <w:t xml:space="preserve"> </w:t>
      </w:r>
      <w:r>
        <w:t>swaps (</w:t>
      </w:r>
      <m:oMath>
        <m:r>
          <w:rPr>
            <w:rFonts w:ascii="Cambria Math" w:hAnsi="Cambria Math"/>
          </w:rPr>
          <m:t>t</m:t>
        </m:r>
        <m:d>
          <m:dPr>
            <m:ctrlPr>
              <w:rPr>
                <w:rFonts w:ascii="Cambria Math" w:hAnsi="Cambria Math"/>
                <w:i/>
              </w:rPr>
            </m:ctrlPr>
          </m:dPr>
          <m:e>
            <m:r>
              <w:rPr>
                <w:rFonts w:ascii="Cambria Math" w:hAnsi="Cambria Math"/>
              </w:rPr>
              <m:t>5.0</m:t>
            </m:r>
          </m:e>
        </m:d>
        <m:r>
          <w:rPr>
            <w:rFonts w:ascii="Cambria Math" w:hAnsi="Cambria Math"/>
          </w:rPr>
          <m:t>=</m:t>
        </m:r>
        <m:r>
          <m:rPr>
            <m:sty m:val="p"/>
          </m:rPr>
          <w:rPr>
            <w:rFonts w:ascii="Cambria Math" w:hAnsi="Cambria Math"/>
          </w:rPr>
          <m:t>0.2597</m:t>
        </m:r>
        <m:r>
          <w:rPr>
            <w:rFonts w:ascii="Cambria Math" w:hAnsi="Cambria Math"/>
          </w:rPr>
          <m:t>, p=</m:t>
        </m:r>
        <m:r>
          <m:rPr>
            <m:sty m:val="p"/>
          </m:rPr>
          <w:rPr>
            <w:rFonts w:ascii="Cambria Math" w:hAnsi="Cambria Math"/>
          </w:rPr>
          <m:t>0.8055</m:t>
        </m:r>
      </m:oMath>
      <w:r>
        <w:rPr>
          <w:rFonts w:eastAsiaTheme="minorEastAsia"/>
        </w:rPr>
        <w:t>)</w:t>
      </w:r>
      <w:r w:rsidRPr="00B05643">
        <w:t xml:space="preserve"> and </w:t>
      </w:r>
      <w:r>
        <w:t>cycles (</w:t>
      </w:r>
      <m:oMath>
        <m:r>
          <w:rPr>
            <w:rFonts w:ascii="Cambria Math" w:hAnsi="Cambria Math"/>
          </w:rPr>
          <m:t>t</m:t>
        </m:r>
        <m:d>
          <m:dPr>
            <m:ctrlPr>
              <w:rPr>
                <w:rFonts w:ascii="Cambria Math" w:hAnsi="Cambria Math"/>
                <w:i/>
              </w:rPr>
            </m:ctrlPr>
          </m:dPr>
          <m:e>
            <m:r>
              <w:rPr>
                <w:rFonts w:ascii="Cambria Math" w:hAnsi="Cambria Math"/>
              </w:rPr>
              <m:t>5</m:t>
            </m:r>
          </m:e>
        </m:d>
        <m:r>
          <w:rPr>
            <w:rFonts w:ascii="Cambria Math" w:hAnsi="Cambria Math"/>
          </w:rPr>
          <m:t>=</m:t>
        </m:r>
        <m:r>
          <m:rPr>
            <m:sty m:val="p"/>
          </m:rPr>
          <w:rPr>
            <w:rFonts w:ascii="Cambria Math" w:hAnsi="Cambria Math"/>
          </w:rPr>
          <m:t xml:space="preserve">0.1800, </m:t>
        </m:r>
        <m:r>
          <w:rPr>
            <w:rFonts w:ascii="Cambria Math" w:hAnsi="Cambria Math"/>
          </w:rPr>
          <m:t>p</m:t>
        </m:r>
        <m:r>
          <m:rPr>
            <m:sty m:val="p"/>
          </m:rPr>
          <w:rPr>
            <w:rFonts w:ascii="Cambria Math" w:hAnsi="Cambria Math"/>
          </w:rPr>
          <m:t>=0.8642</m:t>
        </m:r>
      </m:oMath>
      <w:r w:rsidRPr="00B05643">
        <w:t>)</w:t>
      </w:r>
      <w:r>
        <w:t>.</w:t>
      </w:r>
      <w:r w:rsidRPr="00B4049A">
        <w:rPr>
          <w:noProof/>
        </w:rPr>
        <w:t xml:space="preserve"> </w:t>
      </w:r>
      <w:r>
        <w:rPr>
          <w:noProof/>
        </w:rPr>
        <w:t>Taken together, these data show that across set sizes, patients show specific impairment to identity-location information without showing any significant compound relational error differences once the set size is sufficiently high for comparisons to begin making identity-location errors.</w:t>
      </w:r>
    </w:p>
    <w:p w14:paraId="5F34F813" w14:textId="77777777" w:rsidR="0072413B" w:rsidRPr="00B738EF" w:rsidRDefault="0072413B" w:rsidP="0072413B">
      <w:r>
        <w:rPr>
          <w:noProof/>
        </w:rPr>
        <w:drawing>
          <wp:inline distT="0" distB="0" distL="0" distR="0" wp14:anchorId="1B46F34A" wp14:editId="0BF02C7C">
            <wp:extent cx="6121400" cy="2755900"/>
            <wp:effectExtent l="0" t="0" r="0" b="6350"/>
            <wp:docPr id="220" name="Picture 220" descr="C:\Users\Kevin\AppData\Local\Microsoft\Windows\INetCache\Content.Word\Figure7Rend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Figure7Rendere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1400" cy="2755900"/>
                    </a:xfrm>
                    <a:prstGeom prst="rect">
                      <a:avLst/>
                    </a:prstGeom>
                    <a:noFill/>
                    <a:ln>
                      <a:noFill/>
                    </a:ln>
                  </pic:spPr>
                </pic:pic>
              </a:graphicData>
            </a:graphic>
          </wp:inline>
        </w:drawing>
      </w:r>
    </w:p>
    <w:p w14:paraId="0E1DC7AC" w14:textId="77777777" w:rsidR="0072413B" w:rsidRPr="00386EBA" w:rsidRDefault="0072413B" w:rsidP="0072413B">
      <w:pPr>
        <w:rPr>
          <w:rFonts w:ascii="Calibri" w:eastAsia="Times New Roman" w:hAnsi="Calibri" w:cs="Calibri"/>
          <w:color w:val="000000"/>
        </w:rPr>
      </w:pPr>
      <w:r>
        <w:rPr>
          <w:rFonts w:ascii="Calibri" w:eastAsia="Times New Roman" w:hAnsi="Calibri" w:cs="Calibri"/>
          <w:color w:val="000000"/>
        </w:rPr>
        <w:t>“</w:t>
      </w:r>
      <w:r w:rsidRPr="006940AE">
        <w:rPr>
          <w:rFonts w:ascii="Calibri" w:eastAsia="Times New Roman" w:hAnsi="Calibri" w:cs="Calibri"/>
          <w:b/>
          <w:color w:val="000000"/>
        </w:rPr>
        <w:t>Figure 7</w:t>
      </w:r>
      <w:r>
        <w:rPr>
          <w:rFonts w:ascii="Calibri" w:eastAsia="Times New Roman" w:hAnsi="Calibri" w:cs="Calibri"/>
          <w:color w:val="000000"/>
        </w:rPr>
        <w:t xml:space="preserve">: Comparisons of Patient (HC) vs Comparison Participant (NC) Item-location and identity-location accuracy across set sizes for </w:t>
      </w:r>
      <w:proofErr w:type="gramStart"/>
      <w:r>
        <w:rPr>
          <w:rFonts w:ascii="Calibri" w:eastAsia="Times New Roman" w:hAnsi="Calibri" w:cs="Calibri"/>
          <w:color w:val="000000"/>
        </w:rPr>
        <w:t>patients</w:t>
      </w:r>
      <w:proofErr w:type="gramEnd"/>
      <w:r>
        <w:rPr>
          <w:rFonts w:ascii="Calibri" w:eastAsia="Times New Roman" w:hAnsi="Calibri" w:cs="Calibri"/>
          <w:color w:val="000000"/>
        </w:rPr>
        <w:t xml:space="preserve"> vs comparisons.</w:t>
      </w:r>
      <w:r w:rsidRPr="00B4049A">
        <w:t xml:space="preserve"> </w:t>
      </w:r>
      <w:r>
        <w:t>Note that items which were not placed in any studied location are collapsed together as ‘Inaccurate Location’.</w:t>
      </w:r>
      <w:r>
        <w:rPr>
          <w:rFonts w:ascii="Calibri" w:eastAsia="Times New Roman" w:hAnsi="Calibri" w:cs="Calibri"/>
          <w:color w:val="000000"/>
        </w:rPr>
        <w:t>”</w:t>
      </w:r>
    </w:p>
    <w:p w14:paraId="2781D200" w14:textId="77777777" w:rsidR="0072413B" w:rsidRDefault="0072413B" w:rsidP="00563ABB">
      <w:pPr>
        <w:pStyle w:val="Heading2"/>
      </w:pPr>
      <w:bookmarkStart w:id="45" w:name="_Toc497156026"/>
      <w:r>
        <w:t>Discussion</w:t>
      </w:r>
      <w:bookmarkEnd w:id="45"/>
    </w:p>
    <w:p w14:paraId="3A620C89" w14:textId="45201957" w:rsidR="0072413B" w:rsidRDefault="0072413B" w:rsidP="0072413B">
      <w:r>
        <w:t xml:space="preserve">The present study investigated the impact of hippocampal damage on various types of relations in a spatial memory task. While the role of hippocampus in spatial memory has an extensive history </w:t>
      </w:r>
      <w:r>
        <w:fldChar w:fldCharType="begin" w:fldLock="1"/>
      </w:r>
      <w:r w:rsidR="00563ABB">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"id" : "ITEM-2", "itemData" : { "DOI" : "10.1037/0735-7044.118.5.885", "ISSN" : "1939-0084", "author" : [ { "dropping-particle" : "", "family" : "Hayes", "given" : "Scott M.", "non-dropping-particle" : "", "parse-names" : false, "suffix" : "" }, { "dropping-particle" : "", "family" : "Ryan", "given" : "Lee", "non-dropping-particle" : "", "parse-names" : false, "suffix" : "" }, { "dropping-particle" : "", "family" : "Schnyer", "given" : "David M.", "non-dropping-particle" : "", "parse-names" : false, "suffix" : "" }, { "dropping-particle" : "", "family" : "Nadel", "given" : "Lynn", "non-dropping-particle" : "", "parse-names" : false, "suffix" : "" } ], "container-title" : "Behavioral Neuroscience", "id" : "ITEM-2", "issue" : "5", "issued" : { "date-parts" : [ [ "2004" ] ] }, "page" : "885-896", "title" : "An fMRI Study of Episodic Memory: Retrieval of Object, Spatial, and Temporal Information.", "type" : "article-journal", "volume" : "118" }, "uris" : [ "http://www.mendeley.com/documents/?uuid=d309d45e-d10a-4d42-92e2-f978108db1fa" ] }, { "id" : "ITEM-3", "itemData" : { "DOI" : "10.1002/hipo.20607", "ISSN" : "10509631", "author" : [ { "dropping-particle" : "", "family" : "Ryan", "given" : "Lee", "non-dropping-particle" : "", "parse-names" : false, "suffix" : "" }, { "dropping-particle" : "", "family" : "Lin", "given" : "Chun-Yu", "non-dropping-particle" : "", "parse-names" : false, "suffix" : "" }, { "dropping-particle" : "", "family" : "Ketcham", "given" : "Katie", "non-dropping-particle" : "", "parse-names" : false, "suffix" : "" }, { "dropping-particle" : "", "family" : "Nadel", "given" : "Lynn", "non-dropping-particle" : "", "parse-names" : false, "suffix" : "" } ], "container-title" : "Hippocampus", "id" : "ITEM-3", "issued" : { "date-parts" : [ [ "2009" ] ] }, "page" : "NA-NA", "title" : "The role of medial temporal lobe in retrieving spatial and nonspatial relations from episodic and semantic memory", "type" : "article-journal" }, "uris" : [ "http://www.mendeley.com/documents/?uuid=845e1ae7-2a1b-4ac3-b534-b5d82bea0b98" ] } ], "mendeley" : { "formattedCitation" : "(Hayes, Ryan, Schnyer, &amp; Nadel, 2004; John O\u2019Keefe &amp; Nadel, 1978; L. Ryan, Lin, Ketcham, &amp; Nadel, 2009)", "plainTextFormattedCitation" : "(Hayes, Ryan, Schnyer, &amp; Nadel, 2004; John O\u2019Keefe &amp; Nadel, 1978; L. Ryan, Lin, Ketcham, &amp; Nadel, 2009)", "previouslyFormattedCitation" : "(Hayes, Ryan, Schnyer, &amp; Nadel, 2004; John O\u2019Keefe &amp; Nadel, 1978; L. Ryan, Lin, Ketcham, &amp; Nadel, 2009)" }, "properties" : { "noteIndex" : 0 }, "schema" : "https://github.com/citation-style-language/schema/raw/master/csl-citation.json" }</w:instrText>
      </w:r>
      <w:r>
        <w:fldChar w:fldCharType="separate"/>
      </w:r>
      <w:r w:rsidR="00563ABB" w:rsidRPr="00563ABB">
        <w:rPr>
          <w:noProof/>
        </w:rPr>
        <w:t>(Hayes, Ryan, Schnyer, &amp; Nadel, 2004; John O’Keefe &amp; Nadel, 1978; L. Ryan, Lin, Ketcham, &amp; Nadel, 2009)</w:t>
      </w:r>
      <w:r>
        <w:fldChar w:fldCharType="end"/>
      </w:r>
      <w:r>
        <w:t xml:space="preserve">, the present data demonstrated that patients with hippocampal damage are not impaired relative to healthy comparison participants on </w:t>
      </w:r>
      <w:r w:rsidRPr="00B90039">
        <w:rPr>
          <w:i/>
        </w:rPr>
        <w:t>all</w:t>
      </w:r>
      <w:r>
        <w:t xml:space="preserve"> </w:t>
      </w:r>
      <w:r w:rsidRPr="00C621CA">
        <w:rPr>
          <w:i/>
        </w:rPr>
        <w:t>types</w:t>
      </w:r>
      <w:r>
        <w:t xml:space="preserve"> of spatial errors; rather they demonstrate particular deficits in identity-location relational memory.</w:t>
      </w:r>
    </w:p>
    <w:p w14:paraId="5E87C8FF" w14:textId="77777777" w:rsidR="0072413B" w:rsidRDefault="0072413B" w:rsidP="0072413B">
      <w:r>
        <w:t>There are many reasons why identity-location relationships, specifically, might be impaired with hippocampal damage. Consider a case where a single item is presented in a bounded spatial environment. Only one type of relational information, namely the item-environment relations, is necessary to remember where that item belongs. Remembering the identity of that item is not necessary to complete the task. However, if a second item is added to the display, each item has an item-environment relationship, but also item-item relations and identity-location relations</w:t>
      </w:r>
      <w:bookmarkStart w:id="46" w:name="_Hlk495427905"/>
      <w:r>
        <w:rPr>
          <w:rStyle w:val="CommentReference"/>
        </w:rPr>
        <w:t xml:space="preserve">. </w:t>
      </w:r>
      <w:bookmarkEnd w:id="46"/>
      <w:r>
        <w:t xml:space="preserve">It is, of course, not necessary to encode all three relation types to represent the display because some relations provide redundant information (i.e. the item-item relations contain information which is redundant with the item-environment relations). However, for an accurate representation, the identity-location relationship is not redundant with other types of relations and must always be considered. Identity-location relations are entirely arbitrary (in the SR task) and the critical component for successful memory performance; perhaps unsurprisingly then, arbitrary identity-location relationships are the type </w:t>
      </w:r>
      <w:r>
        <w:lastRenderedPageBreak/>
        <w:t xml:space="preserve">of relations that are most hippocampally dependent in a spatial memory task. As mentioned previously, it is important to note that item-item and item-environment information in this task and framework are not necessarily equivalent to seemingly similar relations in other domains (i.e. item-item where both are words or item-environment where it is the mapping of an object </w:t>
      </w:r>
      <w:r w:rsidRPr="00CE0E81">
        <w:rPr>
          <w:i/>
        </w:rPr>
        <w:t>including its identity</w:t>
      </w:r>
      <w:r>
        <w:t xml:space="preserve"> to a spatial location); this is due primarily to the specificity with which we have defined these terms (i.e. ‘items,’ in this case, have had their identity information removed and specifically reference spatial-only information). </w:t>
      </w:r>
    </w:p>
    <w:p w14:paraId="1A36C7B0" w14:textId="77777777" w:rsidR="0072413B" w:rsidRDefault="0072413B" w:rsidP="0072413B">
      <w:r>
        <w:t xml:space="preserve">The assertion that the </w:t>
      </w:r>
      <w:r>
        <w:rPr>
          <w:i/>
        </w:rPr>
        <w:t xml:space="preserve">arbitrary </w:t>
      </w:r>
      <w:r>
        <w:t xml:space="preserve">type of relational information in this task is the type showing impairment is consistent with previous findings showing hippocampal damage impairs memory for </w:t>
      </w:r>
      <w:r w:rsidRPr="00553590">
        <w:rPr>
          <w:i/>
        </w:rPr>
        <w:t>arbitrary</w:t>
      </w:r>
      <w:r>
        <w:t xml:space="preserve"> relations between words </w:t>
      </w:r>
      <w:r>
        <w:fldChar w:fldCharType="begin" w:fldLock="1"/>
      </w:r>
      <w:r>
        <w:instrText>ADDIN CSL_CITATION { "citationItems" : [ { "id" : "ITEM-1", "itemData" : { "DOI" : "10.3758/CABN.3.3.186", "ISBN" : "1530-7026 (Print)", "ISSN" : "1530-7026", "PMID" : "14672155", "abstract" : "In two experiments, we tested the hypothesis that medial temporal lobe (MTL) amnesic patients and, likewise, diencephalic (DNC) amnesic patients evidence a disproportionate deficit in memory for associations in comparison with memory for single items. In Experiment 1, we equated item recognition in amnesic and control participants and found that, under these conditions, associative recognition remained impaired both for MTL patients and for DNC patients. To rule out an alternative interpretation of the results of Experiment 1, in Experiment 2 we compared the performance of amnesic and control participants on a one-item recognition task and a two-item recognition task that required no memory for the association between members of word pairs. In the MTL group, when single-item recognition was equated to that of the controls, two-item nonassociative pair memory was equivalent as well. In the DNC group, nonassociative pair memory was impaired, but this impairment did not fully account for the impairment in associative memory. These findings indicate that memory for novel associations between items is disproportionately impaired in comparison with memory for single items in amnesia.", "author" : [ { "dropping-particle" : "", "family" : "Giovanello", "given" : "Kelly Sullivan", "non-dropping-particle" : "", "parse-names" : false, "suffix" : "" }, { "dropping-particle" : "", "family" : "Verfaellie", "given" : "Mieke", "non-dropping-particle" : "", "parse-names" : false, "suffix" : "" }, { "dropping-particle" : "", "family" : "Keane", "given" : "Margaret M", "non-dropping-particle" : "", "parse-names" : false, "suffix" : "" } ], "container-title" : "Cognitive, affective &amp; behavioral neuroscience", "id" : "ITEM-1", "issue" : "3", "issued" : { "date-parts" : [ [ "2003" ] ] }, "page" : "186-94", "title" : "Disproportionate deficit in associative recognition relative to item recognition in global amnesia.", "type" : "article-journal", "volume" : "3" }, "uris" : [ "http://www.mendeley.com/documents/?uuid=73ca0c94-aa11-4542-b4ff-f2418c163bee" ] } ], "mendeley" : { "formattedCitation" : "(Giovanello et al., 2003)", "plainTextFormattedCitation" : "(Giovanello et al., 2003)", "previouslyFormattedCitation" : "(Giovanello et al., 2003)" }, "properties" : { "noteIndex" : 0 }, "schema" : "https://github.com/citation-style-language/schema/raw/master/csl-citation.json" }</w:instrText>
      </w:r>
      <w:r>
        <w:fldChar w:fldCharType="separate"/>
      </w:r>
      <w:r w:rsidRPr="00EA213D">
        <w:rPr>
          <w:noProof/>
        </w:rPr>
        <w:t>(Giovanello et al., 2003)</w:t>
      </w:r>
      <w:r>
        <w:fldChar w:fldCharType="end"/>
      </w:r>
      <w:r>
        <w:t xml:space="preserve">, spatial locations in a scene </w:t>
      </w:r>
      <w:r>
        <w:fldChar w:fldCharType="begin" w:fldLock="1"/>
      </w:r>
      <w:r>
        <w:instrText>ADDIN CSL_CITATION { "citationItems" : [ { "id" : "ITEM-1", "itemData" : { "DOI" : "10.1523/JNEUROSCI.5222-05.2006", "ISSN" : "0270-6474", "author" : [ { "dropping-particle" : "", "family" : "Hannula", "given" : "D. E.", "non-dropping-particle" : "", "parse-names" : false, "suffix" : "" }, { "dropping-particle" : "", "family" : "Tranel", "given" : "D.", "non-dropping-particle" : "", "parse-names" : false, "suffix" : "" }, { "dropping-particle" : "", "family" : "Cohen", "given" : "N. J.", "non-dropping-particle" : "", "parse-names" : false, "suffix" : "" } ], "container-title" : "Journal of Neuroscience", "id" : "ITEM-1", "issue" : "32", "issued" : { "date-parts" : [ [ "2006", "8", "9" ] ] }, "page" : "8352-8359", "title" : "The Long and the Short of It: Relational Memory Impairments in Amnesia, Even at Short Lags", "type" : "article-journal", "volume" : "26" }, "uris" : [ "http://www.mendeley.com/documents/?uuid=d1de97a7-0f24-4157-a68b-c0008c2c78ed" ] } ], "mendeley" : { "formattedCitation" : "(D. E. Hannula et al., 2006)", "plainTextFormattedCitation" : "(D. E. Hannula et al., 2006)", "previouslyFormattedCitation" : "(D. E. Hannula et al., 2006)" }, "properties" : { "noteIndex" : 0 }, "schema" : "https://github.com/citation-style-language/schema/raw/master/csl-citation.json" }</w:instrText>
      </w:r>
      <w:r>
        <w:fldChar w:fldCharType="separate"/>
      </w:r>
      <w:r w:rsidRPr="00553590">
        <w:rPr>
          <w:noProof/>
        </w:rPr>
        <w:t>(D. E. Hannula et al., 2006)</w:t>
      </w:r>
      <w:r>
        <w:fldChar w:fldCharType="end"/>
      </w:r>
      <w:r>
        <w:t xml:space="preserve">, and temporal relations, and, indeed, all manner of relations regardless of the informational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553590">
        <w:rPr>
          <w:noProof/>
        </w:rPr>
        <w:t>(Konkel et al., 2008)</w:t>
      </w:r>
      <w:r>
        <w:fldChar w:fldCharType="end"/>
      </w:r>
      <w:r>
        <w:t xml:space="preserve">. The data bear out this conclusion by showing that if we remove the identity information from the patient data, we see the difference between the groups in overall misplacement reduced by over 75%. Furthermore, when stripped of identity information, patients and healthy comparison participants do not differ on the number of correctly chosen locations. This shows that although patients show impaired memory for arbitrary relations in all stimulus domains, including spatial relations, they are not impaired on all </w:t>
      </w:r>
      <w:r w:rsidRPr="00553590">
        <w:rPr>
          <w:i/>
        </w:rPr>
        <w:t>types</w:t>
      </w:r>
      <w:r>
        <w:t xml:space="preserve"> of spatial relations (i.e. they are able to reconstruct some item-environment and item-item relations). Patients with hippocampal damage show a deficit in reconstructing the </w:t>
      </w:r>
      <w:r w:rsidRPr="00B90039">
        <w:rPr>
          <w:i/>
        </w:rPr>
        <w:t>specific</w:t>
      </w:r>
      <w:r>
        <w:t xml:space="preserve"> item identity to its </w:t>
      </w:r>
      <w:r w:rsidRPr="00742D11">
        <w:rPr>
          <w:i/>
        </w:rPr>
        <w:t>specific</w:t>
      </w:r>
      <w:r>
        <w:t xml:space="preserve"> studied location.</w:t>
      </w:r>
    </w:p>
    <w:p w14:paraId="429777BD" w14:textId="77777777" w:rsidR="0072413B" w:rsidRDefault="0072413B" w:rsidP="0072413B">
      <w:r>
        <w:t>The present data also demonstrated that hippocampal patients and comparison participants do not differ in compound spatial relational memory errors (e.g., translation, scaling, swapping, and cycles). And while rotation errors showed a statistical difference in magnitude between patients and comparison participants, the magnitude was quite small (</w:t>
      </w:r>
      <w:r w:rsidRPr="00E63E86">
        <w:t>0.86</w:t>
      </w:r>
      <w:r>
        <w:t xml:space="preserve"> degrees), accounting for very little overall misplacement difference between the groups. Moreover, because the very first step in the analysis is to remove identity information, the total amount of possible rotation is artificially restricted to no more than the half of the maximum angle between two items from the rotation center, making it more complicated to interpret global error type than scaling and translation that have no such restrictions.</w:t>
      </w:r>
      <w:r w:rsidRPr="00203EE6">
        <w:t xml:space="preserve"> </w:t>
      </w:r>
      <w:r>
        <w:t xml:space="preserve">It is, of course, possible that the significant difference in rotation errors is due to additional memory deficits. Unlike scaling and translation, in which pairwise spatial relations are invariant (i.e. if item A is above and to the right of item B and a translation or scaling transform is performed, item A will always still be above and to the right of item B), pairwise spatial relations are not invariant under rotation. This could point to further, more subtle deficits </w:t>
      </w:r>
      <w:proofErr w:type="gramStart"/>
      <w:r>
        <w:t>in particular types</w:t>
      </w:r>
      <w:proofErr w:type="gramEnd"/>
      <w:r>
        <w:t xml:space="preserve"> of relations, but further investigation into this error type is needed. </w:t>
      </w:r>
    </w:p>
    <w:p w14:paraId="47D96E78" w14:textId="68A3A018" w:rsidR="0072413B" w:rsidRDefault="0072413B" w:rsidP="0072413B">
      <w:r>
        <w:t xml:space="preserve">It is interesting to note that some misplacement remains as local, “noisy” misplacement after the removal of identity and global errors, and this local misplacement was significantly greater in patients than comparison participants. This is consistent with other accounts of spatial memory and the hippocampus such as the Precision and Binding Model </w:t>
      </w:r>
      <w:r>
        <w:fldChar w:fldCharType="begin" w:fldLock="1"/>
      </w:r>
      <w:r w:rsidR="0016123B">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"plainTextFormattedCitation" : "(Yonelinas, 2013a)", "previouslyFormattedCitation" : "(Yonelinas, 2013a)" }, "properties" : { "noteIndex" : 0 }, "schema" : "https://github.com/citation-style-language/schema/raw/master/csl-citation.json" }</w:instrText>
      </w:r>
      <w:r>
        <w:fldChar w:fldCharType="separate"/>
      </w:r>
      <w:r w:rsidR="0016123B" w:rsidRPr="0016123B">
        <w:rPr>
          <w:noProof/>
        </w:rPr>
        <w:t>(Yonelinas, 2013a)</w:t>
      </w:r>
      <w:r>
        <w:fldChar w:fldCharType="end"/>
      </w:r>
      <w:r>
        <w:t xml:space="preserve"> which posits that the hippocampus is critical for “high-resolution” binding in space, predicting that hippocampal patients should have poorer spatial memory precision. These accounts may not generalize to all domains of information, however, as some evidence shows hippocampal damage relating to impairment in the quantity of information which can be remembered, rather than the quality (or precision) of the information when testing hippocampal patients on color information </w:t>
      </w:r>
      <w:r>
        <w:fldChar w:fldCharType="begin" w:fldLock="1"/>
      </w:r>
      <w:r w:rsidR="005F0DD8">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"mendeley" : { "formattedCitation" : "(Warren et al., 2015)", "plainTextFormattedCitation" : "(Warren et al., 2015)", "previouslyFormattedCitation" : "(Warren et al., 2015)" }, "properties" : { "noteIndex" : 0 }, "schema" : "https://github.com/citation-style-language/schema/raw/master/csl-citation.json" }</w:instrText>
      </w:r>
      <w:r>
        <w:fldChar w:fldCharType="separate"/>
      </w:r>
      <w:r w:rsidR="005F0DD8" w:rsidRPr="005F0DD8">
        <w:rPr>
          <w:noProof/>
        </w:rPr>
        <w:t>(Warren et al., 2015)</w:t>
      </w:r>
      <w:r>
        <w:fldChar w:fldCharType="end"/>
      </w:r>
      <w:r>
        <w:t>.</w:t>
      </w:r>
    </w:p>
    <w:p w14:paraId="7B6FBF24" w14:textId="77777777" w:rsidR="0072413B" w:rsidRDefault="0072413B" w:rsidP="0072413B">
      <w:r>
        <w:lastRenderedPageBreak/>
        <w:t xml:space="preserve">In regard to compound relations involving identity-location information (e.g., swaps and cycles), it has been proposed previously that a lack of memory for identity-identity and identity-location relations in hippocampal patients may result in more identity-identity swapping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CF53D5">
        <w:rPr>
          <w:noProof/>
        </w:rPr>
        <w:t>(Watson et al., 2013)</w:t>
      </w:r>
      <w:r>
        <w:fldChar w:fldCharType="end"/>
      </w:r>
      <w:r>
        <w:t xml:space="preserve">. However, the present data demonstrated no group difference in swaps or cycles after accounting for overall location accuracy. The reason for this discrepancy is likely a combination of: 1) a difference in mathematical formulation of swapping (i.e. not using accuracy as a prerequisite for a successful swap results in an over estimate of the number of swaps) and 2) the inability of hippocampal patients to represent a sufficient amount of relational information to commit compound-relational error such swaps (which requires memory for two locations and their positions relative to one another and/or the environment but no information about item-location relations) more than by chance. Specifically, on the second point, if hippocampal patients are not maintaining identity-location information, their ability to have group-wise reassignment errors will be limited because they do not have specific knowledge of the constituents of the group. These compound swap/cycle errors do occur in both patients and controls (although patients uniquely commit them at very small set sizes), but once the set size is sufficiently high (i.e. once the comparison group actually makes identity-location errors) the groups do not differ in the frequency of their occurrence. Said differently, just as identity-location errors seem to account for a substantial proportion of patients’ overall misplacement errors, the disproportionate occurrence of swap and cycle errors at small set sizes in patients can also be attributed to their overall deficit in identity-location binding. </w:t>
      </w:r>
    </w:p>
    <w:p w14:paraId="0904C836" w14:textId="77777777" w:rsidR="0072413B" w:rsidRDefault="0072413B" w:rsidP="0072413B">
      <w:bookmarkStart w:id="47" w:name="_Hlk495427674"/>
      <w:r>
        <w:t xml:space="preserve">What causes this sudden increase in identity-location errors in comparison participants at higher set sizes? </w:t>
      </w:r>
      <w:bookmarkEnd w:id="47"/>
      <w:r>
        <w:t xml:space="preserve">One possibility requires consideration of accurate identity-location placements in isolation of other metrics. Across all set sizes, hippocampal patients make approximately one accurate identity-location placement. This accuracy could be due, in part, to a maintenance of a single identity-location relation in working memory across the relatively short time span between study and test. Comparison participants, on the other hand, make accurate identity-location placements proportional to the set size. </w:t>
      </w:r>
    </w:p>
    <w:p w14:paraId="1781641C" w14:textId="529C3E6B" w:rsidR="0072413B" w:rsidRDefault="0072413B" w:rsidP="0072413B">
      <w:r>
        <w:t xml:space="preserve">When we consider how hippocampal patients may be able to maintain item-environment and item-item spatial relational information, it is interesting to consider alternate representations which may be able to maintain those relations. </w:t>
      </w:r>
      <w:bookmarkStart w:id="48" w:name="_Hlk494819897"/>
      <w:r>
        <w:t xml:space="preserve">Previous work suggests that hippocampal damage may not impair shape information in SR task performance, as hippocampal patients may be able to represent shapes via an alternative, “unitized” representation, which can be formed via </w:t>
      </w:r>
      <w:bookmarkStart w:id="49" w:name="_Hlk494819886"/>
      <w:bookmarkEnd w:id="48"/>
      <w:r>
        <w:t>Gestalten perceptual features</w:t>
      </w:r>
      <w:bookmarkStart w:id="50" w:name="_Hlk495428041"/>
      <w:r>
        <w:t xml:space="preserve">, i.e. configural features which constitute parts of a unified whole, rather than relations </w:t>
      </w:r>
      <w:bookmarkEnd w:id="49"/>
      <w:bookmarkEnd w:id="50"/>
      <w:r>
        <w:fldChar w:fldCharType="begin" w:fldLock="1"/>
      </w:r>
      <w:r w:rsidR="00B63870">
        <w:instrText>ADDIN CSL_CITATION { "citationItems" : [ { "id" : "ITEM-1", "itemData" : { "author" : [ { "dropping-particle" : "", "family" : "Corsi", "given" : "Philip M.", "non-dropping-particle" : "", "parse-names" : false, "suffix" : "" } ], "id" : "ITEM-1", "issued" : { "date-parts" : [ [ "1972" ] ] }, "number-of-pages" : "85", "publisher" : "McGill University", "title" : "Human Memory and the Medial Temporal Region of the Brain", "type" : "thesis" }, "uris" : [ "http://www.mendeley.com/documents/?uuid=d8dde912-40d9-4ce3-8ad8-8fc8fa44925c" ] }, { "id" : "ITEM-2", "itemData" : { "DOI" : "10.1207/S15324826AN0704_8", "ISSN" : "0908-4282", "author" : [ { "dropping-particle" : "", "family" : "Kessels", "given" : "Roy P. C.", "non-dropping-particle" : "", "parse-names" : false, "suffix" : "" }, { "dropping-particle" : "", "family" : "Zandvoort", "given" : "Martine J. E.", "non-dropping-particle" : "van", "parse-names" : false, "suffix" : "" }, { "dropping-particle" : "", "family" : "Postma", "given" : "Albert", "non-dropping-particle" : "", "parse-names" : false, "suffix" : "" }, { "dropping-particle" : "", "family" : "Kappelle", "given" : "L. Jaap", "non-dropping-particle" : "", "parse-names" : false, "suffix" : "" }, { "dropping-particle" : "", "family" : "Haan", "given" : "Edward H. F.", "non-dropping-particle" : "de", "parse-names" : false, "suffix" : "" } ], "container-title" : "Applied Neuropsychology", "id" : "ITEM-2", "issue" : "4", "issued" : { "date-parts" : [ [ "2000", "12" ] ] }, "page" : "252-258", "title" : "The Corsi Block-Tapping Task: Standardization and Normative Data", "type" : "article-journal", "volume" : "7" }, "uris" : [ "http://www.mendeley.com/documents/?uuid=97c30a4e-f8f4-4e54-adff-b4fa07d59ad5" ] }, { "id" : "ITEM-3", "itemData" : { "author" : [ { "dropping-particle" : "", "family" : "Uttal", "given" : "D. H.", "non-dropping-particle" : "", "parse-names" : false, "suffix" : "" }, { "dropping-particle" : "", "family" : "Chiong", "given" : "C.", "non-dropping-particle" : "", "parse-names" : false, "suffix" : "" } ], "container-title" : "Human spatial memory: Remembering where", "editor" : [ { "dropping-particle" : "", "family" : "Allen", "given" : "G. L.", "non-dropping-particle" : "", "parse-names" : false, "suffix" : "" } ], "id" : "ITEM-3", "issued" : { "date-parts" : [ [ "2004" ] ] }, "page" : "125\u2013142", "publisher" : "Erlbaum", "publisher-place" : "Mahwah, NJ", "title" : "Seeing space in more than one way: Children\u2019s use of higher order patterns in spatial memory and cognition", "type" : "chapter" }, "uris" : [ "http://www.mendeley.com/documents/?uuid=528043b8-7b25-432f-b323-501f2d2209dd" ] } ], "mendeley" : { "formattedCitation" : "(Corsi, 1972; Kessels et al., 2000; Uttal &amp; Chiong, 2004)", "plainTextFormattedCitation" : "(Corsi, 1972; Kessels et al., 2000; Uttal &amp; Chiong, 2004)", "previouslyFormattedCitation" : "(Corsi, 1972; Kessels et al., 2000; Uttal &amp; Chiong, 2004)" }, "properties" : { "noteIndex" : 0 }, "schema" : "https://github.com/citation-style-language/schema/raw/master/csl-citation.json" }</w:instrText>
      </w:r>
      <w:r>
        <w:fldChar w:fldCharType="separate"/>
      </w:r>
      <w:r w:rsidR="00B63870" w:rsidRPr="00B63870">
        <w:rPr>
          <w:noProof/>
        </w:rPr>
        <w:t>(Corsi, 1972; Kessels et al., 2000; Uttal &amp; Chiong, 2004)</w:t>
      </w:r>
      <w:r>
        <w:fldChar w:fldCharType="end"/>
      </w:r>
      <w:r>
        <w:t>.</w:t>
      </w:r>
      <w:r>
        <w:rPr>
          <w:rStyle w:val="CommentReference"/>
        </w:rPr>
        <w:t xml:space="preserve"> </w:t>
      </w:r>
      <w:r>
        <w:t xml:space="preserve">The present data provide a suggestive look at this assertion from a purely vertex-oriented definition of shape, as the patients and comparisons did not differ in the number of locations (i.e. vertices) in which they accurately placed an item (independent of item identity), nor did they differ in the amount of global misplacement (i.e. misplacement that is systematically shared by all items) of the entire item set. This suggests that, at least in this highly restrictive definition of shape being defined via vertices, a similar amount of shape-like information is present in both comparison participants’ and hippocampal patients’ reconstructions. That said, using global misplacement transformations as a measure of shape is not necessarily the optimal method for investigating this issue, even with shape being defined solely via vertices. </w:t>
      </w:r>
      <w:r w:rsidRPr="00530826">
        <w:t>Topological</w:t>
      </w:r>
      <w:r>
        <w:t xml:space="preserve"> Data Analysis techniques may prove to be a better analysis framework for determining the degree to which high-level relational information is preserved in a reconstruction </w:t>
      </w:r>
      <w:r>
        <w:fldChar w:fldCharType="begin" w:fldLock="1"/>
      </w:r>
      <w:r>
        <w:instrText>ADDIN CSL_CITATION { "citationItems" : [ { "id" : "ITEM-1", "itemData" : { "DOI" : "10.1090/S0273-0979-09-01249-X", "ISBN" : "0011051000", "ISSN" : "02730979", "PMID" : "12546286", "abstract" : "An important feature of modern science and engineering is that data of various\\nkinds is being produced at an unprecedented rate. This is so in part because of\\nnew experimental methods, and in part because of the increase in the availability\\nof high powered computing technology. It is also clear that the nature of the data\\nwe are obtaining is significantly different. For example, it is now often the case\\nthat we are given data in the form of very long vectors, where all but a few of the\\ncoordinates turn out to be irrelevant to the questions of interest, and further that\\nwe don\u2019t necessarily know which coordinates are the interesting ones. A related\\nfact is that the data is often very high-dimensional, which severely restricts our\\nability to visualize it. The data obtained is also often much noisier than in the\\npast and has more missing information (missing data). This is particularly so in\\nthe case of biological data, particularly high throughput data from microarray or\\nother sources. Our ability to analyze this data, both in terms of quantity and the\\nnature of the data, is clearly not keeping pace with the data being produced. In this\\npaper, we will discuss how geometry and topology can be applied to make useful\\ncontributions to the analysis of various kinds of data. Geometry and topology are\\nvery natural tools to apply in this direction, since geometry can be regarded as the\\nstudy of distance functions, and what one often works with are distance functions\\non large finite sets of data. The mathematical formalism which has been developed\\nfor incorporating geometric and topological techniques deals with point clouds, i.e.\\nfinite sets of points equipped with a distance function. It then adapts tools from\\nthe various branches of geometry to the study of point clouds. The point clouds are\\nintended to be thought of as finite samples taken from a geometric object, perhaps\\nwith noise. Here are some of the key points which come up when applying these\\ngeometric methods to data analysis.\\n\\nQualitative information is needed\\n\\nMetrics are not theoretically justified\\n\\nCoordinates are not natural\\n\\nSummaries are more valuable than individual parameter choices", "author" : [ { "dropping-particle" : "", "family" : "Carlsson", "given" : "Gunnar", "non-dropping-particle" : "", "parse-names" : false, "suffix" : "" } ], "container-title" : "Bulletin of the American Mathematical Society", "id" : "ITEM-1", "issue" : "2", "issued" : { "date-parts" : [ [ "2009" ] ] }, "number-of-pages" : "255-308", "title" : "Topology and data", "type" : "book", "volume" : "46" }, "uris" : [ "http://www.mendeley.com/documents/?uuid=bc780729-97c5-457e-a333-a4c7d63cb465" ] }, { "id" : "ITEM-2", "itemData" : { "DOI" : "10.1090/S0273-0979-07-01191-3", "ISBN" : "0-521-79160-X", "ISSN" : "0273-0979", "abstract" : "This article surveys recent work of Carlsson and collaborators on applications of computational algebraic topology to problems of feature de-tection and shape recognition in high-dimensional data. The primary math-ematical tool considered is a homology theory for point-cloud data sets \u2014 persistent homology \u2014 and a novel representation of this algebraic charac-terization \u2014 barcodes. We sketch an application of these techniques to the classification of natural images.", "author" : [ { "dropping-particle" : "", "family" : "Ghrist", "given" : "Robert", "non-dropping-particle" : "", "parse-names" : false, "suffix" : "" } ], "container-title" : "Bulletin of the American Mathematical Society", "id" : "ITEM-2", "issue" : "01", "issued" : { "date-parts" : [ [ "2007", "10", "26" ] ] }, "page" : "61-76", "title" : "Barcodes: The persistent topology of data", "type" : "article-journal", "volume" : "45" }, "uris" : [ "http://www.mendeley.com/documents/?uuid=ca340b49-e80d-45a9-a284-c6b95bdd62ec" ] } ], "mendeley" : { "formattedCitation" : "(Carlsson, 2009; Ghrist, 2007)", "plainTextFormattedCitation" : "(Carlsson, 2009; Ghrist, 2007)", "previouslyFormattedCitation" : "(Carlsson, 2009; Ghrist, 2007)" }, "properties" : { "noteIndex" : 0 }, "schema" : "https://github.com/citation-style-language/schema/raw/master/csl-citation.json" }</w:instrText>
      </w:r>
      <w:r>
        <w:fldChar w:fldCharType="separate"/>
      </w:r>
      <w:r w:rsidRPr="00DD6C12">
        <w:rPr>
          <w:noProof/>
        </w:rPr>
        <w:t>(Carlsson, 2009; Ghrist, 2007)</w:t>
      </w:r>
      <w:r>
        <w:fldChar w:fldCharType="end"/>
      </w:r>
      <w:r>
        <w:t xml:space="preserve">. In Topological Data Analysis (TDA), large groups of vertex relations can be evaluated and compared directly with minimal assumptions by forming </w:t>
      </w:r>
      <w:r>
        <w:lastRenderedPageBreak/>
        <w:t xml:space="preserve">a more mathematically rigorous definition of the high-order structure of these relations. A similar technique to TDA has been used previously in spatial memory by </w:t>
      </w:r>
      <w:proofErr w:type="spellStart"/>
      <w:r>
        <w:t>Kolarik</w:t>
      </w:r>
      <w:proofErr w:type="spellEnd"/>
      <w:r>
        <w:t xml:space="preserve"> et al. in analysis of data from hippocampal damaged patients using a virtual Morris Water Maze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0 }, "schema" : "https://github.com/citation-style-language/schema/raw/master/csl-citation.json" }</w:instrText>
      </w:r>
      <w:r>
        <w:fldChar w:fldCharType="separate"/>
      </w:r>
      <w:r w:rsidRPr="00EE5790">
        <w:rPr>
          <w:noProof/>
        </w:rPr>
        <w:t>(Kolarik et al., 2016, 2017)</w:t>
      </w:r>
      <w:r>
        <w:fldChar w:fldCharType="end"/>
      </w:r>
      <w:r>
        <w:t xml:space="preserve">. It is unclear, however, if this technique scales well to a very small number of points, and, as such, these analyses are not included in this work; future investigations better suited to the technique should be considered. </w:t>
      </w:r>
    </w:p>
    <w:p w14:paraId="59EA4B41" w14:textId="7B1FE926" w:rsidR="0072413B" w:rsidRDefault="0072413B" w:rsidP="0072413B">
      <w:r>
        <w:t xml:space="preserve">There are alternate explanations for the ability to maintain item-environment and item-item spatial relations other than maintenance of shape-like information. </w:t>
      </w:r>
      <w:bookmarkStart w:id="51" w:name="_Hlk495428017"/>
      <w:r>
        <w:t xml:space="preserve">It is possible individual relational information </w:t>
      </w:r>
      <w:r w:rsidRPr="00530826">
        <w:rPr>
          <w:i/>
        </w:rPr>
        <w:t>is</w:t>
      </w:r>
      <w:r>
        <w:t xml:space="preserve"> being stored separately via a different brain region(s). For example, the </w:t>
      </w:r>
      <w:proofErr w:type="spellStart"/>
      <w:r>
        <w:t>parahippocampal</w:t>
      </w:r>
      <w:proofErr w:type="spellEnd"/>
      <w:r>
        <w:t xml:space="preserve"> place area has been shown to be involved in processing geometric information about scenes </w:t>
      </w:r>
      <w:r>
        <w:fldChar w:fldCharType="begin" w:fldLock="1"/>
      </w:r>
      <w:r>
        <w:instrText>ADDIN CSL_CITATION { "citationItems" : [ { "id" : "ITEM-1", "itemData" : { "DOI" : "10.7551/mitpress/9780262027854.001.0001", "ISBN" : "9780262027854", "abstract" : "&lt;p&gt;If you were to look out my office window at this moment, you would see a campus vista that includes a number of trees, a few academic buildings, and a small green pond. Turning your gaze the other direction, you would see a room with a desk, a bookshelf, a rug, and a couch. Although the objects are of interest in both cases, what you see in each view is more than just a collection of disconnected objects&amp;#x2014;it is a coherent entity that we colloquially label a &amp;#x201c;scene.&amp;#x201d; In this chapter I describe the neural systems involved in the&lt;/p&gt;", "author" : [ { "dropping-particle" : "", "family" : "Epstein", "given" : "Russell A", "non-dropping-particle" : "", "parse-names" : false, "suffix" : "" } ], "container-title" : "Scene Vision", "id" : "ITEM-1", "issued" : { "date-parts" : [ [ "2014" ] ] }, "page" : "105-134", "title" : "Neural Systems for Visual Scene Recognition", "type" : "article-journal" }, "uris" : [ "http://www.mendeley.com/documents/?uuid=3ee073f3-b69b-42f4-9eae-c448c99eb5d0" ] } ], "mendeley" : { "formattedCitation" : "(Epstein, 2014)", "plainTextFormattedCitation" : "(Epstein, 2014)", "previouslyFormattedCitation" : "(Epstein, 2014)" }, "properties" : { "noteIndex" : 0 }, "schema" : "https://github.com/citation-style-language/schema/raw/master/csl-citation.json" }</w:instrText>
      </w:r>
      <w:r>
        <w:fldChar w:fldCharType="separate"/>
      </w:r>
      <w:r w:rsidRPr="001F1F31">
        <w:rPr>
          <w:noProof/>
        </w:rPr>
        <w:t>(Epstein, 2014)</w:t>
      </w:r>
      <w:r>
        <w:fldChar w:fldCharType="end"/>
      </w:r>
      <w:r>
        <w:t xml:space="preserve">, and the occipital place area has been related to processing of boundary relations between items and visible scene boundaries </w:t>
      </w:r>
      <w:r>
        <w:fldChar w:fldCharType="begin" w:fldLock="1"/>
      </w:r>
      <w:r>
        <w:instrText>ADDIN CSL_CITATION { "citationItems" : [ { "id" : "ITEM-1", "itemData" : { "author"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"dropping-particle" : "", "family" : "Julian", "given" : "Joshua B", "non-dropping-particle" : "", "parse-names" : false, "suffix" : "" }, { "dropping-particle" : "", "family" : "Ryan", "given" : "Jack", "non-dropping-particle" : "", "parse-names" : false, "suffix" : "" }, { "dropping-particle" : "", "family" : "Hamilton", "given" : "Roy H", "non-dropping-particle" : "", "parse-names" : false, "suffix" : "" }, { "dropping-particle" : "", "family" : "Epstein", "given" : "Russell A", "non-dropping-particle" : "", "parse-names" : false, "suffix" : "" } ], "id" : "ITEM-1", "issued" : { "date-parts" : [ [ "2016" ] ] }, "page" : "1104-1109", "title" : "The Occipital Place Area Is Causally Involved in Representing Environmental Boundaries during Report The Occipital Place Area Is Causally Involved in Representing Environmental Boundaries during Navigation", "type" : "article-journal" }, "uris" : [ "http://www.mendeley.com/documents/?uuid=2e8c7af2-2ad1-476a-9692-4a3a8991f121" ] } ], "mendeley" : { "formattedCitation" : "(Julian et al., 2016)", "plainTextFormattedCitation" : "(Julian et al., 2016)", "previouslyFormattedCitation" : "(Julian et al., 2016)" }, "properties" : { "noteIndex" : 0 }, "schema" : "https://github.com/citation-style-language/schema/raw/master/csl-citation.json" }</w:instrText>
      </w:r>
      <w:r>
        <w:fldChar w:fldCharType="separate"/>
      </w:r>
      <w:r w:rsidRPr="00AA731B">
        <w:rPr>
          <w:noProof/>
        </w:rPr>
        <w:t>(Julian et al., 2016)</w:t>
      </w:r>
      <w:r>
        <w:fldChar w:fldCharType="end"/>
      </w:r>
      <w:r>
        <w:t xml:space="preserve">. If shape information were being used, regions such as the inferior temporal cortex could be involved in providing preprocessed representations of shape via shape selective neurons identified in this region </w:t>
      </w:r>
      <w:r>
        <w:fldChar w:fldCharType="begin" w:fldLock="1"/>
      </w:r>
      <w:r>
        <w:instrText>ADDIN CSL_CITATION { "citationItems" : [ { "id" : "ITEM-1", "itemData" : { "DOI" : "10.1016/0262-8856(93)90011-5", "ISBN" : "0262-8856", "ISSN" : "02628856", "abstract" : "Recent physiological findings are reviewed and synthesized into a model of shape processing and object recognition. Gestalt laws (e.g. good continuation, closure) and 'non-accidental' image properties (e.g. colinear terminating lines) are resolved in prestriate visual cortex, (areas V2 and V3) to support the extraction of 2D shape boundaries. Processing of shape continues along a ventral route through inferior temporal (IT) cortex where a vast catalogue of 2D shape primitives is established. Each catalogue entry is size-specific (??0.5 log scale unit) and orientation-specific (??45??), but can generalize over position (??150 degree2). Several shape components are used to activate representations of the approximate appearance of one object type at one view, orientation and size. Subsequent generalization, first over orientation and size, then over view, and finally over object sub-component, is achieved in the anterior temporal cortex by combining descriptions of the same object from different orientations and views, through associative learning. This scheme provides a route to 3D object recognition through 2D shape description and reduces the problem of perceptual invariance to a series of independent analyses with an associative link established between the outputs. The system relies on parallel processing with computations performed in a series of hierarchical steps with relatively simple operations at each stage. ?? 1993.", "author" : [ { "dropping-particle" : "", "family" : "Perrett", "given" : "D. I.", "non-dropping-particle" : "", "parse-names" : false, "suffix" : "" }, { "dropping-particle" : "", "family" : "Oram", "given" : "M. W.", "non-dropping-particle" : "", "parse-names" : false, "suffix" : "" } ], "container-title" : "Image and Vision Computing", "id" : "ITEM-1", "issue" : "6", "issued" : { "date-parts" : [ [ "1993" ] ] }, "page" : "317-333", "title" : "Neurophysiology of shape processing", "type" : "article-journal", "volume" : "11" }, "uris" : [ "http://www.mendeley.com/documents/?uuid=cace7a4e-8486-4cec-a508-49e9ea7963f3" ] } ], "mendeley" : { "formattedCitation" : "(Perrett &amp; Oram, 1993)", "plainTextFormattedCitation" : "(Perrett &amp; Oram, 1993)", "previouslyFormattedCitation" : "(Perrett &amp; Oram, 1993)" }, "properties" : { "noteIndex" : 0 }, "schema" : "https://github.com/citation-style-language/schema/raw/master/csl-citation.json" }</w:instrText>
      </w:r>
      <w:r>
        <w:fldChar w:fldCharType="separate"/>
      </w:r>
      <w:r w:rsidRPr="001F1F31">
        <w:rPr>
          <w:noProof/>
        </w:rPr>
        <w:t>(Perrett &amp; Oram, 1993)</w:t>
      </w:r>
      <w:r>
        <w:fldChar w:fldCharType="end"/>
      </w:r>
      <w:r>
        <w:t xml:space="preserve">. </w:t>
      </w:r>
      <w:bookmarkEnd w:id="51"/>
      <w:r>
        <w:t>Alternatively, some heuristic approach to reconstruction could be used which takes advantage of hidden constraints in the task (i.e. it is unlikely for two items to appear on top of each other, which constrains the possible reconstructions). Should the hypothesis that shape-like information is being used to maintain these relations be investigated, different experimental paradigms could be used in which various levels of complexity of shape-like information are superimposed on a point set and presented to participants to be learned then reconstructed. In particular, edges between the locations could be drawn to avoid the need to infer some item-item relations which may contribute to a shape-like representation. We would predict that patients would perform similarly to comparisons for simple shapes and show deficits primarily in identity information for the vertices. Patients may also show performance deficits for more complex shapes, which are not as easily unitized (thus preventing a non-hippocampal representation from being as helpful).</w:t>
      </w:r>
    </w:p>
    <w:p w14:paraId="0C55E897" w14:textId="2A6DF9AC" w:rsidR="0072413B" w:rsidRDefault="0072413B" w:rsidP="0072413B">
      <w:r>
        <w:t xml:space="preserve">Taken together, the evidence presented here defines the various </w:t>
      </w:r>
      <w:r>
        <w:rPr>
          <w:i/>
        </w:rPr>
        <w:t>types</w:t>
      </w:r>
      <w:r>
        <w:t xml:space="preserve"> of relations present in a spatial-relational paradigm by applying a systematic framework that allows a more thorough investigation of the role of hippocampus in spatial-relational memory. Consistent with previous theories of the role of hippocampus in relational memory via the arbitrary binding of information </w:t>
      </w:r>
      <w:r>
        <w:fldChar w:fldCharType="begin" w:fldLock="1"/>
      </w:r>
      <w:r w:rsidR="00563ABB">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"mendeley" : { "formattedCitation" : "(Neal J. Cohen &amp; Eichenbaum, 1993; Eichenbaum &amp; Cohen, 2001)", "plainTextFormattedCitation" : "(Neal J. Cohen &amp; Eichenbaum, 1993; Eichenbaum &amp; Cohen, 2001)", "previouslyFormattedCitation" : "(Neal J. Cohen &amp; Eichenbaum, 1993; Eichenbaum &amp; Cohen, 2001)" }, "properties" : { "noteIndex" : 0 }, "schema" : "https://github.com/citation-style-language/schema/raw/master/csl-citation.json" }</w:instrText>
      </w:r>
      <w:r>
        <w:fldChar w:fldCharType="separate"/>
      </w:r>
      <w:r w:rsidR="00563ABB" w:rsidRPr="00563ABB">
        <w:rPr>
          <w:noProof/>
        </w:rPr>
        <w:t>(Neal J. Cohen &amp; Eichenbaum, 1993; Eichenbaum &amp; Cohen, 2001)</w:t>
      </w:r>
      <w:r>
        <w:fldChar w:fldCharType="end"/>
      </w:r>
      <w:r>
        <w:t>, patients with hippocampal damage demonstrated specific deficits in arbitrary binding of identity-location relational information. Patients do not show a deficit in compound relational errors or location accuracy, suggesting that some types of relational information (in fact, the non-</w:t>
      </w:r>
      <w:r>
        <w:rPr>
          <w:i/>
        </w:rPr>
        <w:t>arbitrary</w:t>
      </w:r>
      <w:r>
        <w:t xml:space="preserve"> relational information; i.e. information which has alternative derivations or redundancy) can be maintained by memory systems which are not hippocampally dependent. These results further clarify the role of the hippocampus in relational memory theory to be specifically in maintaining </w:t>
      </w:r>
      <w:r w:rsidRPr="00CB05A2">
        <w:rPr>
          <w:i/>
        </w:rPr>
        <w:t>arbitrary</w:t>
      </w:r>
      <w:r>
        <w:t xml:space="preserve"> relations which cannot be derived from other information which might be remembered by the participant. We have also proposed several possible alternate means through which other, non-arbitrary information may be maintained (such as a shape-like representation), which can be investigated in future research. We would predict, however, that because one benefit of representing arbitrary relations is in the ability to flexibly use those relations with changing task demands, whatever alternative means is being used to maintain these relations may not permit the same amount of flexibility.</w:t>
      </w:r>
    </w:p>
    <w:p w14:paraId="56C89284" w14:textId="2B6E34B8" w:rsidR="0072413B" w:rsidRDefault="0072413B" w:rsidP="0072413B">
      <w:r>
        <w:lastRenderedPageBreak/>
        <w:t xml:space="preserve">SR tasks have proven enormously informative in that they provide sensitive measures of relational memory abilities that have been tied not only to hippocampal damage, but to more subtle hippocampal deficits such as subjective memory complaints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CF53D5">
        <w:rPr>
          <w:noProof/>
        </w:rPr>
        <w:t>(Lucas et al., 2016)</w:t>
      </w:r>
      <w:r>
        <w:fldChar w:fldCharType="end"/>
      </w:r>
      <w:r>
        <w:t xml:space="preserve">,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CF53D5">
        <w:rPr>
          <w:noProof/>
        </w:rPr>
        <w:t>(Clark et al., 2017)</w:t>
      </w:r>
      <w:r>
        <w:fldChar w:fldCharType="end"/>
      </w:r>
      <w:r>
        <w:t xml:space="preserve">, and medial temporal lobe viscoelasticity </w:t>
      </w:r>
      <w:r>
        <w:fldChar w:fldCharType="begin" w:fldLock="1"/>
      </w:r>
      <w:r w:rsidR="005F0DD8">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"http://www.mendeley.com/documents/?uuid=62457ca8-9019-4e42-a7c4-748745696652" ] } ], "mendeley" : { "formattedCitation" : "(Schwarb et al., 2017b, 2016)", "plainTextFormattedCitation" : "(Schwarb et al., 2017b, 2016)", "previouslyFormattedCitation" : "(Schwarb et al., 2017b, 2016)" }, "properties" : { "noteIndex" : 0 }, "schema" : "https://github.com/citation-style-language/schema/raw/master/csl-citation.json" }</w:instrText>
      </w:r>
      <w:r>
        <w:fldChar w:fldCharType="separate"/>
      </w:r>
      <w:r w:rsidR="005F0DD8" w:rsidRPr="005F0DD8">
        <w:rPr>
          <w:noProof/>
        </w:rPr>
        <w:t>(Schwarb et al., 2017b, 2016)</w:t>
      </w:r>
      <w:r>
        <w:fldChar w:fldCharType="end"/>
      </w:r>
      <w:r>
        <w:t xml:space="preserve">. Precision and specificity of the metrics and the ability to distinguish between several different types of spatial relational errors will </w:t>
      </w:r>
      <w:r w:rsidRPr="00DA6E75">
        <w:t>undoubtedly</w:t>
      </w:r>
      <w:r>
        <w:t xml:space="preserve"> serve these lines of investigation well as it will allow a far more resolute picture of the specific impairments that may be tied to particular behavioral, functional, and structural phenotypes. </w:t>
      </w:r>
    </w:p>
    <w:p w14:paraId="0D9F4844" w14:textId="77777777" w:rsidR="0072413B" w:rsidRDefault="0072413B" w:rsidP="0072413B"/>
    <w:p w14:paraId="5756D8C5" w14:textId="77777777" w:rsidR="0072413B" w:rsidRDefault="0072413B">
      <w:pPr>
        <w:rPr>
          <w:rFonts w:asciiTheme="majorHAnsi" w:eastAsiaTheme="majorEastAsia" w:hAnsiTheme="majorHAnsi" w:cstheme="majorBidi"/>
          <w:color w:val="A5A5A5" w:themeColor="accent1" w:themeShade="BF"/>
          <w:sz w:val="32"/>
          <w:szCs w:val="32"/>
        </w:rPr>
      </w:pPr>
      <w:r>
        <w:br w:type="page"/>
      </w:r>
    </w:p>
    <w:p w14:paraId="61A1B1B1" w14:textId="77777777" w:rsidR="00A92435" w:rsidRDefault="00A92435" w:rsidP="00A92435">
      <w:pPr>
        <w:pStyle w:val="Heading1"/>
      </w:pPr>
      <w:commentRangeStart w:id="52"/>
      <w:commentRangeStart w:id="53"/>
      <w:commentRangeStart w:id="54"/>
      <w:r>
        <w:lastRenderedPageBreak/>
        <w:t>Memory</w:t>
      </w:r>
      <w:commentRangeEnd w:id="52"/>
      <w:commentRangeEnd w:id="54"/>
      <w:r>
        <w:rPr>
          <w:rStyle w:val="CommentReference"/>
          <w:rFonts w:asciiTheme="minorHAnsi" w:eastAsiaTheme="minorHAnsi" w:hAnsiTheme="minorHAnsi" w:cstheme="minorBidi"/>
          <w:color w:val="auto"/>
        </w:rPr>
        <w:commentReference w:id="52"/>
      </w:r>
      <w:commentRangeEnd w:id="53"/>
      <w:r>
        <w:rPr>
          <w:rStyle w:val="CommentReference"/>
          <w:rFonts w:asciiTheme="minorHAnsi" w:eastAsiaTheme="minorHAnsi" w:hAnsiTheme="minorHAnsi" w:cstheme="minorBidi"/>
          <w:color w:val="auto"/>
        </w:rPr>
        <w:commentReference w:id="53"/>
      </w:r>
      <w:r>
        <w:rPr>
          <w:rStyle w:val="CommentReference"/>
          <w:rFonts w:asciiTheme="minorHAnsi" w:eastAsiaTheme="minorHAnsi" w:hAnsiTheme="minorHAnsi" w:cstheme="minorBidi"/>
          <w:color w:val="auto"/>
        </w:rPr>
        <w:commentReference w:id="54"/>
      </w:r>
      <w:r>
        <w:t xml:space="preserve"> during Time Travel: Spatiotemporal Navigation, Contextual Boundaries, and Relational Memory Errors in Virtual Reality</w:t>
      </w:r>
    </w:p>
    <w:p w14:paraId="132AB383" w14:textId="77777777" w:rsidR="00A92435" w:rsidRDefault="00A92435" w:rsidP="00A92435">
      <w:pPr>
        <w:pStyle w:val="Heading1"/>
      </w:pPr>
      <w:r>
        <w:t>Introduction</w:t>
      </w:r>
    </w:p>
    <w:p w14:paraId="683564C1" w14:textId="77777777" w:rsidR="00A92435" w:rsidRDefault="00A92435" w:rsidP="00A92435">
      <w:r w:rsidRPr="00AB6D41">
        <w:rPr>
          <w:i/>
        </w:rPr>
        <w:t>Episodic memory</w:t>
      </w:r>
      <w:r>
        <w:t xml:space="preserve"> involves memory for events, i.e. things which happen in time and space, organized according to relational and contextual information, and is often referred to as the “ability to jump back in time and relive events from the past”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"id" : "ITEM-2", "itemData" : { "DOI" : "10.1146/annurev.psych.53.100901.135114", "ISSN" : "0066-4308", "author" : [ { "dropping-particle" : "", "family" : "Tulving", "given" : "Endel", "non-dropping-particle" : "", "parse-names" : false, "suffix" : "" } ], "container-title" : "Annual Review of Psychology", "id" : "ITEM-2", "issue" : "1", "issued" : { "date-parts" : [ [ "2002", "2" ] ] }, "page" : "1-25", "title" : "Episodic Memory: From Mind to Brain", "type" : "article-journal", "volume" : "53" }, "uris" : [ "http://www.mendeley.com/documents/?uuid=1e7925ab-c25b-4674-a5ad-31402d4eb11c" ] } ], "mendeley" : { "formattedCitation" : "(DuBrow &amp; Davachi, 2013; Tulving, 2002)", "plainTextFormattedCitation" : "(DuBrow &amp; Davachi, 2013; Tulving, 2002)", "previouslyFormattedCitation" : "(DuBrow &amp; Davachi, 2013; Tulving, 2002)" }, "properties" : { "noteIndex" : 0 }, "schema" : "https://github.com/citation-style-language/schema/raw/master/csl-citation.json" }</w:instrText>
      </w:r>
      <w:r>
        <w:fldChar w:fldCharType="separate"/>
      </w:r>
      <w:r w:rsidRPr="0022130E">
        <w:rPr>
          <w:noProof/>
        </w:rPr>
        <w:t>(DuBrow &amp; Davachi, 2013; Tulving, 2002)</w:t>
      </w:r>
      <w:r>
        <w:fldChar w:fldCharType="end"/>
      </w:r>
      <w:r>
        <w:t xml:space="preserve">. In humans, the </w:t>
      </w:r>
      <w:r w:rsidRPr="00AB6D41">
        <w:rPr>
          <w:i/>
        </w:rPr>
        <w:t>hippocampus</w:t>
      </w:r>
      <w:r>
        <w:t xml:space="preserve"> has been shown to be a critical brain region for episodic memory such that hippocampal damage in humans causes pervasive </w:t>
      </w:r>
      <w:r w:rsidRPr="00AB6D41">
        <w:rPr>
          <w:i/>
        </w:rPr>
        <w:t>amnesia</w:t>
      </w:r>
      <w:r>
        <w:t xml:space="preserve">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"(Cohen &amp; Eichenbaum, 1993)", "plainTextFormattedCitation" : "(Cohen &amp; Eichenbaum, 1993)", "previouslyFormattedCitation" : "(Cohen &amp; Eichenbaum, 1993)" }, "properties" : { "noteIndex" : 0 }, "schema" : "https://github.com/citation-style-language/schema/raw/master/csl-citation.json" }</w:instrText>
      </w:r>
      <w:r>
        <w:fldChar w:fldCharType="separate"/>
      </w:r>
      <w:r w:rsidRPr="00231C45">
        <w:rPr>
          <w:noProof/>
        </w:rPr>
        <w:t>(</w:t>
      </w:r>
      <w:r>
        <w:rPr>
          <w:noProof/>
        </w:rPr>
        <w:t xml:space="preserve">for review, see </w:t>
      </w:r>
      <w:r w:rsidRPr="00231C45">
        <w:rPr>
          <w:noProof/>
        </w:rPr>
        <w:t>Cohen &amp; Eichenbaum, 1993)</w:t>
      </w:r>
      <w:r>
        <w:fldChar w:fldCharType="end"/>
      </w:r>
      <w:r>
        <w:t xml:space="preserve">. There has been considerable historical success in studying hippocampal function in the spatial domain, with early experiments identifying “place cells” in the hippocampus of rodents which fire in association with the location of an animal in a spatial environment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"(O\u2019Keefe &amp; Nadel, 1978)", "plainTextFormattedCitation" : "(O\u2019Keefe &amp; Nadel, 1978)", "previouslyFormattedCitation" : "(O\u2019Keefe &amp; Nadel, 1978)" }, "properties" : { "noteIndex" : 0 }, "schema" : "https://github.com/citation-style-language/schema/raw/master/csl-citation.json" }</w:instrText>
      </w:r>
      <w:r>
        <w:fldChar w:fldCharType="separate"/>
      </w:r>
      <w:r w:rsidRPr="00105395">
        <w:rPr>
          <w:noProof/>
        </w:rPr>
        <w:t>(O’Keefe &amp; Nadel, 1978)</w:t>
      </w:r>
      <w:r>
        <w:fldChar w:fldCharType="end"/>
      </w:r>
      <w:r>
        <w:t xml:space="preserve">. The temporal organization of memory has also received considerable attention, including the recent identification of “time cells” in the hippocampus which fire selectively for moments in time </w:t>
      </w:r>
      <w:r>
        <w:fldChar w:fldCharType="begin" w:fldLock="1"/>
      </w:r>
      <w:r>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"plainTextFormattedCitation" : "(Eichenbaum, 2014)", "previouslyFormattedCitation" : "(Eichenbaum, 2014)" }, "properties" : { "noteIndex" : 0 }, "schema" : "https://github.com/citation-style-language/schema/raw/master/csl-citation.json" }</w:instrText>
      </w:r>
      <w:r>
        <w:fldChar w:fldCharType="separate"/>
      </w:r>
      <w:r w:rsidRPr="00105395">
        <w:rPr>
          <w:noProof/>
        </w:rPr>
        <w:t>(Eichenbaum, 2014)</w:t>
      </w:r>
      <w:r>
        <w:fldChar w:fldCharType="end"/>
      </w:r>
      <w:r>
        <w:t xml:space="preserve">. However, experiences are not restricted to space or time in exclusion of each other, but consistently involve a mix of both. Despite this, most studies do not simultaneously examine behavior in both space and time, possibly because space, as an explorable domain that can be selectively sampled, and time, as unidirectional flow of experience that cannot be selectively sampled, seem to be too distinct for direct comparison. This work takes the first step towards resolving this asymmetry by allowing both space and time to be explored by participants using </w:t>
      </w:r>
      <w:r w:rsidRPr="00AB6D41">
        <w:rPr>
          <w:i/>
        </w:rPr>
        <w:t>Virtual Reality</w:t>
      </w:r>
      <w:r>
        <w:t xml:space="preserve"> (VR), a technology which allows for increased measurement and control fidelity as well as increased ecological validity when compared to other methods </w:t>
      </w:r>
      <w:r>
        <w:fldChar w:fldCharType="begin" w:fldLock="1"/>
      </w:r>
      <w:r>
        <w:instrText>ADDIN CSL_CITATION { "citationItems" : [ { "id" : "ITEM-1", "itemData" : { "DOI" : "10.1097/00001199-200210000-00002", "ISBN" : "0885-9701", "ISSN" : "0885-9701", "PMID" : "12802250", "abstract" : "BACKGROUND: Virtual reality (VR) is an evolving technology that has been applied in various aspects of medicine, including the treatment of phobia disorders, pain distraction interventions, surgical training, and medical education. These applications have served to demonstrate the various assets offered through the use of VR. OBJECTIVE: To provide a background and rationale for the application of VR to neuropsychological assessment. METHODS: A brief introduction to VR technology and a review of current ongoing neuropsychological research that integrates the use of this technology. CONCLUSIONS: VR offers numerous assets that may enhance current neuropsychological assessment protocols and address many of the limitations faced by our traditional methods.", "author" : [ { "dropping-particle" : "", "family" : "Schultheis", "given" : "Maria T", "non-dropping-particle" : "", "parse-names" : false, "suffix" : "" }, { "dropping-particle" : "", "family" : "Himelstein", "given" : "Jessica", "non-dropping-particle" : "", "parse-names" : false, "suffix" : "" }, { "dropping-particle" : "", "family" : "Rizzo", "given" : "Albert a", "non-dropping-particle" : "", "parse-names" : false, "suffix" : "" } ], "container-title" : "The Journal of head trauma rehabilitation", "id" : "ITEM-1", "issue" : "5", "issued" : { "date-parts" : [ [ "2002" ] ] }, "page" : "378-394", "title" : "Virtual reality and neuropsychology: upgrading the current tools.", "type" : "article-journal", "volume" : "17" }, "uris" : [ "http://www.mendeley.com/documents/?uuid=fa19f428-37d4-437e-b13d-4e4e4a9a374f" ] } ], "mendeley" : { "formattedCitation" : "(Schultheis, Himelstein, &amp; Rizzo, 2002)", "plainTextFormattedCitation" : "(Schultheis, Himelstein, &amp; Rizzo, 2002)", "previouslyFormattedCitation" : "(Schultheis, Himelstein, &amp; Rizzo, 2002)" }, "properties" : { "noteIndex" : 0 }, "schema" : "https://github.com/citation-style-language/schema/raw/master/csl-citation.json" }</w:instrText>
      </w:r>
      <w:r>
        <w:fldChar w:fldCharType="separate"/>
      </w:r>
      <w:r w:rsidRPr="00E02EEA">
        <w:rPr>
          <w:noProof/>
        </w:rPr>
        <w:t>(Schultheis, Himelstein, &amp; Rizzo, 2002)</w:t>
      </w:r>
      <w:r>
        <w:fldChar w:fldCharType="end"/>
      </w:r>
      <w:r>
        <w:t>. This approach provides a new framework to investigate and understand the nature of episodic memory, extending beyond the limitations of typical experimental environments.</w:t>
      </w:r>
    </w:p>
    <w:p w14:paraId="63673AD8" w14:textId="77777777" w:rsidR="00A92435" w:rsidRDefault="00A92435" w:rsidP="00A92435">
      <w:r w:rsidRPr="00005343">
        <w:rPr>
          <w:i/>
        </w:rPr>
        <w:t>Relational memory theory</w:t>
      </w:r>
      <w:r>
        <w:t xml:space="preserve"> explores the relationship between different domains of information (such as, but not limited to, space and time) and their representation in the hippocampus.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"id" : "ITEM-2", "itemData" : { "abstract" : "This book is devoted to a comprehensive treatment of the history and implications of the notion of multiple memory systems, of the evidence that supports it, and of the nature of the systems discovered thus far. Topics discussed include the fundamentals of cellular plasticity, the critical role of the cerebral cortex in memory, and a detailed analysis of the hippocampal memory system. The authors also identify and describe the brain systems that mediate emotional memories, that modulate memory, or that mediate the acquisition of behavioral habits (procedural memories), all concerned with long-term memory abilities, and a system (in prefrontal cortex) that plays a special role in working memory.", "author" : [ { "dropping-particle" : "", "family" : "Eichenbaum", "given" : "Howard", "non-dropping-particle" : "", "parse-names" : false, "suffix" : "" }, { "dropping-particle" : "", "family" : "Cohen", "given" : "Neal J.", "non-dropping-particle" : "", "parse-names" : false, "suffix" : "" } ], "id" : "ITEM-2", "issued" : { "date-parts" : [ [ "2001" ] ] }, "publisher" : "New York: Oxford University Press", "title" : "From Conditioning to Conscious Recollection: Memory Systems of the Brain", "type" : "book" }, "uris" : [ "http://www.mendeley.com/documents/?uuid=4e7b55e4-1024-4166-bc10-f092bbbaff27" ] }, { "id" : "ITEM-3",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"ITEM-3", "issue" : "October", "issued" : { "date-parts" : [ [ "2008", "1" ] ] }, "page" : "15", "title" : "Hippocampal amnesia impairs all manner of relational memory.", "type" : "article-journal", "volume" : "2" }, "uris" : [ "http://www.mendeley.com/documents/?uuid=e14f7178-9f77-48f8-8833-a415ff41fd52" ] }, { "id" : "ITEM-4", "itemData" : { "ISSN" : "0140-525X", "PMID" : "11301518", "abstract" : "By utilizing new information from both clinical and experimental (lesion, electrophysiological, and gene-activation) studies with animals, the anatomy underlying anterograde amnesia has been reformulated. The distinction between temporal lobe and diencephalic amnesia is of limited value in that a common feature of anterograde amnesia is damage to part of an \"extended hippocampal system\" comprising the hippocampus, the fornix, the mamillary bodies, and the anterior thalamic nuclei. This view, which can be traced back to Delay and Brion (1969), differs from other recent models in placing critical importance on the efferents from the hippocampus via the fornix to the diencephalon. These are necessary for the encoding and, hence, the effective subsequent recall of episodic memory. An additional feature of this hippocampal-anterior thalamic axis is the presence of projections back from the diencephalon to the temporal cortex and hippocampus that also support episodic memory. In contrast, this hippocampal system is not required for tests of item recognition that primarily tax familiarity judgements. Familiarity judgements reflect an independent process that depends on a distinct system involving the perirhinal cortex of the temporal lobe and the medial dorsal nucleus of the thalamus. In the large majority of amnesic cases both the hippocampal-anterior thalamic and the perirhinal-medial dorsal thalamic systems are compromised, leading to severe deficits in both recall and recognition.", "author" : [ { "dropping-particle" : "", "family" : "Aggleton", "given" : "J P", "non-dropping-particle" : "", "parse-names" : false, "suffix" : "" }, { "dropping-particle" : "", "family" : "Brown", "given" : "M W", "non-dropping-particle" : "", "parse-names" : false, "suffix" : "" } ], "container-title" : "The Behavioral and brain sciences", "id" : "ITEM-4", "issue" : "3", "issued" : { "date-parts" : [ [ "1999", "6" ] ] }, "page" : "425-44; discussion 444-89", "title" : "Episodic memory, amnesia, and the hippocampal-anterior thalamic axis.", "type" : "article-journal", "volume" : "22" }, "uris" : [ "http://www.mendeley.com/documents/?uuid=239dffaa-fddd-460b-acfb-e29b6ac1c7e4" ] }, { "id" : "ITEM-5", "itemData" : { "DOI" : "10.1162/neco.1989.1.1.123", "ISSN" : "0899-7667", "author" : [ { "dropping-particle" : "", "family" : "Damasio", "given" : "Antonio R.", "non-dropping-particle" : "", "parse-names" : false, "suffix" : "" } ], "container-title" : "Neural Computation", "id" : "ITEM-5", "issue" : "1", "issued" : { "date-parts" : [ [ "1989", "3" ] ] }, "page" : "123-132", "title" : "The Brain Binds Entities and Events by Multiregional Activation from Convergence Zones", "type" : "article-journal", "volume" : "1" }, "uris" : [ "http://www.mendeley.com/documents/?uuid=bd8a607a-3e5e-42ad-a95a-e792feebb2ff" ] }, { "id" : "ITEM-6", "itemData" : { "DOI" : "10.3389/neuro.01.023.2009", "ISSN" : "16624548", "author" : [ { "dropping-particle" : "", "family" : "Konkel", "given" : "Alex", "non-dropping-particle" : "", "parse-names" : false, "suffix" : "" } ], "container-title" : "Frontiers in Neuroscience", "id" : "ITEM-6", "issue" : "2", "issued" : { "date-parts" : [ [ "2009", "9", "15" ] ] }, "page" : "166-174", "title" : "Relational memory and the hippocampus: Representations and methods", "type" : "article-journal", "volume" : "3" }, "uris" : [ "http://www.mendeley.com/documents/?uuid=50a3ee1e-b5e9-4a27-b54c-85598c41315d" ] }, { "id" : "ITEM-7", "itemData" : { "DOI" : "10.1098/rspa.1983.0054", "ISSN" : "1364-5021", "author" : [ { "dropping-particle" : "", "family" : "Marr", "given" : "D", "non-dropping-particle" : "", "parse-names" : false, "suffix" : "" } ], "id" : "ITEM-7", "issued" : { "date-parts" : [ [ "1971" ] ] }, "publisher" : "Royal Society Publishing", "publisher-place" : "Cambridge, MA", "title" : "Simple Memory: A Theory for Archicortex", "type" : "book" }, "uris" : [ "http://www.mendeley.com/documents/?uuid=3894e149-25c2-4c77-9dd6-428fa26e5297" ] }, { "id" : "ITEM-8", "itemData" : { "DOI" : "10.1126/science.277.5324.376", "ISSN" : "00368075", "author" : [ { "dropping-particle" : "", "family" : "Vargha-Khadem", "given" : "F.", "non-dropping-particle" : "", "parse-names" : false, "suffix" : "" } ], "container-title" : "Science", "id" : "ITEM-8", "issue" : "5324", "issued" : { "date-parts" : [ [ "1997", "7", "18" ] ] }, "page" : "376-380", "title" : "Differential Effects of Early Hippocampal Pathology on Episodic and Semantic Memory", "type" : "article-journal", "volume" : "277" }, "uris" : [ "http://www.mendeley.com/documents/?uuid=5f8d86fb-54c5-4abd-8413-0f9b39d497d8" ] } ], "mendeley" : { "formattedCitation" : "(Aggleton &amp; Brown, 1999; Cohen &amp; Eichenbaum, 1993; Damasio, 1989; Eichenbaum &amp; Cohen, 2001; Konkel, 2009; Konkel, Warren, Duff, Tranel, &amp; Cohen, 2008; Marr, 1971; Vargha-Khadem, 1997)", "manualFormatting" : "(Cohen &amp; Eichenbaum, 1993; Eichenbaum &amp; Cohen, 2001; Konkel &amp; Cohen, 2009; Konkel, Warren, Duff, Tranel, &amp; Cohen, 2008)", "plainTextFormattedCitation" : "(Aggleton &amp; Brown, 1999; Cohen &amp; Eichenbaum, 1993; Damasio, 1989; Eichenbaum &amp; Cohen, 2001; Konkel, 2009; Konkel, Warren, Duff, Tranel, &amp; Cohen, 2008; Marr, 1971; Vargha-Khadem, 1997)", "previouslyFormattedCitation" : "(Aggleton &amp; Brown, 1999; Cohen &amp; Eichenbaum, 1993; Damasio, 1989; Eichenbaum &amp; Cohen, 2001; Konkel, 2009; Konkel, Warren, Duff, Tranel, &amp; Cohen, 2008; Marr, 1971; Vargha-Khadem, 1997)" }, "properties" : { "noteIndex" : 0 }, "schema" : "https://github.com/citation-style-language/schema/raw/master/csl-citation.json" }</w:instrText>
      </w:r>
      <w:r>
        <w:fldChar w:fldCharType="separate"/>
      </w:r>
      <w:r>
        <w:rPr>
          <w:noProof/>
        </w:rPr>
        <w:t>(</w:t>
      </w:r>
      <w:r w:rsidRPr="00BD027A">
        <w:rPr>
          <w:noProof/>
        </w:rPr>
        <w:t>Cohen &amp; Eichenbaum, 1993; Eichenbaum &amp; Cohen, 2001; Konkel</w:t>
      </w:r>
      <w:r>
        <w:rPr>
          <w:noProof/>
        </w:rPr>
        <w:t xml:space="preserve"> &amp; Cohen</w:t>
      </w:r>
      <w:r w:rsidRPr="00BD027A">
        <w:rPr>
          <w:noProof/>
        </w:rPr>
        <w:t>, 2009; Konkel, Warren, Duff, Tranel, &amp; Cohen, 2008)</w:t>
      </w:r>
      <w:r>
        <w:fldChar w:fldCharType="end"/>
      </w:r>
      <w:r>
        <w:t xml:space="preserve">. According to relational memory theory, the hippocampal region critically supports episodic memory via relational memory, i.e. the learning of arbitrary relational information regardless of the domain </w:t>
      </w:r>
      <w:r>
        <w:fldChar w:fldCharType="begin" w:fldLock="1"/>
      </w:r>
      <w:r>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"mendeley" : { "formattedCitation" : "(Konkel et al., 2008)", "plainTextFormattedCitation" : "(Konkel et al., 2008)", "previouslyFormattedCitation" : "(Konkel et al., 2008)" }, "properties" : { "noteIndex" : 0 }, "schema" : "https://github.com/citation-style-language/schema/raw/master/csl-citation.json" }</w:instrText>
      </w:r>
      <w:r>
        <w:fldChar w:fldCharType="separate"/>
      </w:r>
      <w:r w:rsidRPr="00105395">
        <w:rPr>
          <w:noProof/>
        </w:rPr>
        <w:t>(Konkel et al., 2008)</w:t>
      </w:r>
      <w:r>
        <w:fldChar w:fldCharType="end"/>
      </w:r>
      <w:r>
        <w:t xml:space="preserve"> – a function which is pervasively impaired in hippocampal damaged patients. To evaluate relational memory in humans, </w:t>
      </w:r>
      <w:r>
        <w:rPr>
          <w:i/>
        </w:rPr>
        <w:t xml:space="preserve">spatial reconstruction </w:t>
      </w:r>
      <w:r>
        <w:t xml:space="preserve">(SR) tasks have proven particularly effective in examining relational memory errors in space. This task can be used to infer an individual’s success in forming arbitrary associations between items and locations in space </w:t>
      </w:r>
      <w:r>
        <w:fldChar w:fldCharType="begin" w:fldLock="1"/>
      </w:r>
      <w:r>
        <w:instrText>ADDIN CSL_CITATION { "citationItems" : [ { "id" : "ITEM-1", "itemData" : { "DOI" : "10.1016/0010-0285(79)90017-3", "ISSN" : "00100285", "author" : [ { "dropping-particle" : "", "family" : "Huttenlocher", "given" : "Janellen", "non-dropping-particle" : "", "parse-names" : false, "suffix" : "" }, { "dropping-particle" : "", "family" : "Presson", "given" : "Clark C.", "non-dropping-particle" : "", "parse-names" : false, "suffix" : "" } ], "container-title" : "Cognitive Psychology", "id" : "ITEM-1", "issue" : "3", "issued" : { "date-parts" : [ [ "1979", "7" ] ] }, "page" : "375-394", "title" : "The coding and transformation of spatial information", "type" : "article-journal", "volume" : "11" }, "uris" : [ "http://www.mendeley.com/documents/?uuid=ae95a20d-bebc-470d-be8a-0ccb386f6ee8"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"id" : "ITEM-3",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"ITEM-3", "issue" : "7", "issued" : { "date-parts" : [ [ "2013", "7" ] ] }, "page" : "570-580", "title" : "Spatial reconstruction by patients with hippocampal damage is dominated by relational memory errors", "type" : "article-journal", "volume" : "23" }, "uris" : [ "http://www.mendeley.com/documents/?uuid=d3b154bf-59f6-408b-931d-2f25bb9e4d32" ] }, { "id" : "ITEM-4", "itemData" : { "DOI" : "10.1016/0028-3932(81)90090-7", "ISBN" : "00283932 (ISSN)", "ISSN" : "00283932", "PMID" : "7329524", "abstract" : "Patients with left or right temporal lobectomies, the amnesic patient H.M. with bilateral mesial temporal-lobe damage, and normal control subjects were tested on the incidental recall of objects and their location, both immediately and after a delay. An impairment was seen for both temporal-lobe groups in the delayed recall of objects, but only for the right temporal-lobe group in immediate and delayed recall of location. The deficits after right temporal lobectomy were contingent upon radical excision of the hippocampal region. On both object-recall and location-recall, H.M. was inferior to the most impaired patients with unilateral temporal lobectomies. \u00a9 1981.", "author" : [ { "dropping-particle" : "Lou", "family" : "Smith", "given" : "Mary", "non-dropping-particle" : "", "parse-names" : false, "suffix" : "" }, { "dropping-particle" : "", "family" : "Milner", "given" : "Brenda", "non-dropping-particle" : "", "parse-names" : false, "suffix" : "" } ], "container-title" : "Neuropsychologia", "id" : "ITEM-4", "issue" : "6", "issued" : { "date-parts" : [ [ "1981", "1" ] ] }, "page" : "781-793", "title" : "The role of the right hippocampus in the recall of spatial location", "type" : "article-journal", "volume" : "19" }, "uris" : [ "http://www.mendeley.com/documents/?uuid=dc39d941-d436-4351-8339-439a23e15b41" ] } ], "mendeley" : { "formattedCitation" : "(Huttenlocher &amp; Presson, 1979; Jeneson, Mauldin, &amp; Squire, 2010; Smith &amp; Milner, 1981; Watson, Voss, Warren, Tranel, &amp; Cohen, 2013)", "manualFormatting" : "(Huttenlocher &amp; Presson, 1979) as well as to determine the susceptibility of making these relational memory errors due to hippocampal damage (Jeneson, Mauldin, &amp; Squire, 2010; Smith &amp; Milner, 1981; Watson et al., 2013)", "plainTextFormattedCitation" : "(Huttenlocher &amp; Presson, 1979; Jeneson, Mauldin, &amp; Squire, 2010; Smith &amp; Milner, 1981; Watson, Voss, Warren, Tranel, &amp; Cohen, 2013)", "previouslyFormattedCitation" : "(Huttenlocher &amp; Presson, 1979; Jeneson, Mauldin, &amp; Squire, 2010; Smith &amp; Milner, 1981; Watson, Voss, Warren, Tranel, &amp; Cohen, 2013)" }, "properties" : { "noteIndex" : 0 }, "schema" : "https://github.com/citation-style-language/schema/raw/master/csl-citation.json" }</w:instrText>
      </w:r>
      <w:r>
        <w:fldChar w:fldCharType="separate"/>
      </w:r>
      <w:r w:rsidRPr="00DE1905">
        <w:rPr>
          <w:noProof/>
        </w:rPr>
        <w:t>(Huttenlocher &amp; Presson, 1979</w:t>
      </w:r>
      <w:r>
        <w:rPr>
          <w:noProof/>
        </w:rPr>
        <w:t>),and to determine the susceptibility of making relational memory errors due to hippocampal damage (</w:t>
      </w:r>
      <w:r w:rsidRPr="00DE1905">
        <w:rPr>
          <w:noProof/>
        </w:rPr>
        <w:t>Jeneson, Mauldin, &amp; Squire, 2010; Smith &amp; Milner, 1981; Watson et al., 2013)</w:t>
      </w:r>
      <w:r>
        <w:fldChar w:fldCharType="end"/>
      </w:r>
      <w:r>
        <w:t xml:space="preserve">. In an SR task, participants are asked to study the locations of items in space and, after a short delay during which the items are removed from the environment, place the items back where they were studied (i.e. reconstruct the study configuration). Hippocampal damage specifically impairs arbitrary identity-location binding, i.e. binding of the identity information for a specific item (i.e. the item was a boat, plane, boxing gloves, or flower) to a specific location (Horecka et al., 2017, under review). In healthy individuals, identity-location binding errors and compound memory errors (i.e. those in which groups of items are misbound to each other’s locations) can occur when the number of to-be-remembered items increases beyond approximately 4-5 items </w:t>
      </w:r>
      <w:r>
        <w:fldChar w:fldCharType="begin" w:fldLock="1"/>
      </w:r>
      <w:r>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"plainTextFormattedCitation" : "(Watson et al., 2013)", "previouslyFormattedCitation" : "(Watson et al., 2013)" }, "properties" : { "noteIndex" : 0 }, "schema" : "https://github.com/citation-style-language/schema/raw/master/csl-citation.json" }</w:instrText>
      </w:r>
      <w:r>
        <w:fldChar w:fldCharType="separate"/>
      </w:r>
      <w:r w:rsidRPr="00105395">
        <w:rPr>
          <w:noProof/>
        </w:rPr>
        <w:t>(Watson et al., 2013)</w:t>
      </w:r>
      <w:r>
        <w:fldChar w:fldCharType="end"/>
      </w:r>
      <w:r>
        <w:t xml:space="preserve">. SR tasks have been used successfully in </w:t>
      </w:r>
      <w:r>
        <w:lastRenderedPageBreak/>
        <w:t xml:space="preserve">examining the relationship between relational memory and subjective memory impairment </w:t>
      </w:r>
      <w:r>
        <w:fldChar w:fldCharType="begin" w:fldLock="1"/>
      </w:r>
      <w:r>
        <w:instrText>ADDIN CSL_CITATION { "citationItems" : [ { "id" : "ITEM-1", "itemData" : { "DOI" : "10.1037/neu0000275", "ISBN" : "1931-1559(Electronic);0894-4105(Print)", "ISSN" : "1931-1559", "PMID" : "27054441", "abstract" : "Objective: Subjective memory concerns (SMCs) in healthy older adults are associated with future decline and can indicate preclinical dementia. However, SMCs may be multiply determined, and often correlate with affective or psychosocial variables rather than with performance on memory tests. Our objective was to identify sensitive and selective methods to disentangle the underlying causes of SMCs. Method: Because preclinical dementia pathology targets the hippocampus, we hypothesized that performance on hippocampally dependent relational memory tests would correlate with SMCs. We thus administered a series of memory tasks with varying dependence on relational memory processing to 91 older adults, along with questionnaires assessing depression, anxiety, and memory self-efficacy. We used correla-tional, regression, and mediation analyses to compare the variance in SMCs accounted for by these measures. Results: Performance on the task most dependent on relational memory processing showed a stronger negative association with SMCs than did other memory performance metrics. SMCs were also negatively associated with memory self-efficacy. These 2 measures, along with age and education, accounted for 40% of the variance in SMCs. Self-efficacy and relational memory were uncorrelated and independent predictors of SMCs. Moreover, self-efficacy statistically mediated the relationship between SMCs and depression and anxiety, which can be detrimental to cognitive aging. Conclusions: These data identify multiple mechanisms that can contribute to SMCs, and suggest that SMCs can both cause and be caused by age-related cognitive decline. Relational memory measures may be effective assays of objective memory difficulties, while assessing self-efficacy could identify detrimental affective responses to cognitive aging.", "author" : [ { "dropping-particle" : "", "family" : "Lucas", "given" : "Heather D", "non-dropping-particle" : "", "parse-names" : false, "suffix" : "" }, { "dropping-particle" : "", "family" : "Monti", "given" : "Jim M", "non-dropping-particle" : "", "parse-names" : false, "suffix" : "" }, { "dropping-particle" : "", "family" : "Mcauley", "given" : "Edward", "non-dropping-particle" : "", "parse-names" : false, "suffix" : "" }, { "dropping-particle" : "", "family" : "Watson", "given" : "Patrick D", "non-dropping-particle" : "", "parse-names" : false, "suffix" : "" }, { "dropping-particle" : "", "family" : "Kramer", "given" : "Arthur F", "non-dropping-particle" : "", "parse-names" : false, "suffix" : "" }, { "dropping-particle" : "", "family" : "Cohen", "given" : "Neal J", "non-dropping-particle" : "", "parse-names" : false, "suffix" : "" } ], "container-title" : "Neuropsychology ", "id" : "ITEM-1", "issue" : "5", "issued" : { "date-parts" : [ [ "2016" ] ] }, "page" : "568-578", "title" : "Relational Memory and Self-Efficacy Measures Reveal Distinct Profiles of Subjective Memory Concerns in Older Adults", "type" : "article-journal", "volume" : "30" }, "uris" : [ "http://www.mendeley.com/documents/?uuid=10082fb9-ecf3-4b01-80ea-a2718e87a9cf" ] } ], "mendeley" : { "formattedCitation" : "(Lucas et al., 2016)", "plainTextFormattedCitation" : "(Lucas et al., 2016)", "previouslyFormattedCitation" : "(Lucas et al., 2016)" }, "properties" : { "noteIndex" : 0 }, "schema" : "https://github.com/citation-style-language/schema/raw/master/csl-citation.json" }</w:instrText>
      </w:r>
      <w:r>
        <w:fldChar w:fldCharType="separate"/>
      </w:r>
      <w:r w:rsidRPr="00105395">
        <w:rPr>
          <w:noProof/>
        </w:rPr>
        <w:t>(Lucas et al., 2016)</w:t>
      </w:r>
      <w:r>
        <w:fldChar w:fldCharType="end"/>
      </w:r>
      <w:r>
        <w:t xml:space="preserve">, medial temporal lobe viscoelasticity </w:t>
      </w:r>
      <w:r>
        <w:fldChar w:fldCharType="begin" w:fldLock="1"/>
      </w:r>
      <w:r>
        <w:instrText>ADDIN CSL_CITATION { "citationItems" : [ { "id" : "ITEM-1", "itemData" : { "DOI" : "10.1016/j.neuroimage.2016.02.059", "ISSN" : "10959572", "PMID" : "26931816", "abstract" : "Structural and functional imaging studies have been among converging lines of evidence demonstrating the importance of the hippocampus in successful memory performance. The advent of a novel neuroimaging technique - magnetic resonance elastography (MRE) - now makes it possible for us to investigate the relationship between the microstructural integrity of hippocampal tissue and successful memory processing. Mechanical properties of brain tissue estimated with MRE provide a measure of the integrity of the underlying tissue microstructure and have proven to be sensitive measures of tissue health in neurodegeneration. However, until recently, MRE methods lacked sufficient resolution necessary to accurately examine specific neuroanatomical structures in the brain, and thus could not contribute to examination of specific structure-function relationships. In this study, we took advantage of recent developments in MRE spatial resolution and mechanical inversion techniques to measure the viscoelastic properties of the human hippocampus in vivo, and investigated how these properties reflect hippocampal function. Our data reveal a strong relationship between relative elastic/viscous behavior of the hippocampus and relational memory performance (N = 20). This is the first report linking the mechanical properties of brain tissue with functional performance.", "author" : [ { "dropping-particle" : "", "family" : "Schwarb", "given" : "Hillary", "non-dropping-particle" : "", "parse-names" : false, "suffix" : "" }, { "dropping-particle" : "", "family" : "Johnson", "given" : "Curtis L.", "non-dropping-particle" : "", "parse-names" : false, "suffix" : "" }, { "dropping-particle" : "", "family" : "McGarry", "given" : "Matthew D J", "non-dropping-particle" : "", "parse-names" : false, "suffix" : "" }, { "dropping-particle" : "", "family" : "Cohen", "given" : "Neal J.", "non-dropping-particle" : "", "parse-names" : false, "suffix" : "" } ], "container-title" : "NeuroImage", "id" : "ITEM-1", "issued" : { "date-parts" : [ [ "2016" ] ] }, "page" : "534-541", "publisher" : "Elsevier Inc.", "title" : "Medial temporal lobe viscoelasticity and relational memory performance", "type" : "article-journal", "volume" : "132" }, "uris" : [ "http://www.mendeley.com/documents/?uuid=ac469dc4-fdec-4d6b-ac61-322c6e2dea26" ] }, { "id" : "ITEM-2", "itemData" : { "DOI" : "10.1016/j.neuroimage.2017.03.061", "ISSN" : "10959572", "PMID" : "28366763", "abstract" : "The positive relationship between hippocampal structure, aerobic fitness, and memory performance is often observed among children and older adults; but evidence of this relationship among young adults, for whom the hippocampus is neither developing nor atrophying, is less consistent. Studies have typically relied on hippocampal volumetry (a gross proxy of tissue composition) to assess individual differences in hippocampal structure. While volume is not specific to microstructural tissue characteristics, microstructural differences in hippocampal integrity may exist even among healthy young adults when volumetric differences are not diagnostic of tissue health or cognitive function. Magnetic resonance elastography (MRE) is an emerging noninvasive imaging technique for measuring viscoelastic tissue properties and provides quantitative measures of tissue integrity. We have previously demonstrated that individual differences in hippocampal viscoelasticity are related to performance on a relational memory task; however, little is known about health correlates to this novel measure. In the current study, we investigated the relationship between hippocampal viscoelasticity and cardiovascular health, and their mutual effect on relational memory in a group of healthy young adults (N=51). We replicated our previous finding that hippocampal viscoelasticity correlates with relational memory performance. We extend this work by demonstrating that better aerobic fitness, as measured by VO2max, was associated with hippocampal viscoelasticity that mediated the benefits of fitness on memory function. Hippocampal volume, however, did not account for individual differences in memory. Therefore, these data suggest that hippocampal viscoelasticity may provide a more sensitive measure to microstructural tissue organization and its consequences to cognition among healthy young adults.", "author" : [ { "dropping-particle" : "", "family" : "Schwarb", "given" : "Hillary", "non-dropping-particle" : "", "parse-names" : false, "suffix" : "" }, { "dropping-particle" : "", "family" : "Johnson", "given" : "Curtis L.", "non-dropping-particle" : "", "parse-names" : false, "suffix" : "" }, { "dropping-particle" : "", "family" : "Daugherty", "given" : "Ana M.", "non-dropping-particle" : "", "parse-names" : false, "suffix" : "" }, { "dropping-particle" : "", "family" : "Hillman", "given" : "Charles H.", "non-dropping-particle" : "", "parse-names" : false, "suffix" : "" }, { "dropping-particle" : "", "family" : "Kramer", "given" : "Arthur F.", "non-dropping-particle" : "", "parse-names" : false, "suffix" : "" }, { "dropping-particle" : "", "family" : "Cohen", "given" : "Neal J.", "non-dropping-particle" : "", "parse-names" : false, "suffix" : "" }, { "dropping-particle" : "", "family" : "Barbey", "given" : "Aron K.", "non-dropping-particle" : "", "parse-names" : false, "suffix" : "" } ], "container-title" : "NeuroImage", "id" : "ITEM-2", "issue" : "March", "issued" : { "date-parts" : [ [ "2017" ] ] }, "page" : "179-188", "publisher" : "Elsevier", "title" : "Aerobic fitness, hippocampal viscoelasticity, and relational memory performance", "type" : "article-journal", "volume" : "153" }, "uris" : [ "http://www.mendeley.com/documents/?uuid=5d7d7d28-d979-4726-bb4b-ce2aa52f912e" ] } ], "mendeley" : { "formattedCitation" : "(Schwarb et al., 2017; Schwarb, Johnson, McGarry, &amp; Cohen, 2016)", "plainTextFormattedCitation" : "(Schwarb et al., 2017; Schwarb, Johnson, McGarry, &amp; Cohen, 2016)", "previouslyFormattedCitation" : "(Schwarb et al., 2017; Schwarb, Johnson, McGarry, &amp; Cohen, 2016)" }, "properties" : { "noteIndex" : 0 }, "schema" : "https://github.com/citation-style-language/schema/raw/master/csl-citation.json" }</w:instrText>
      </w:r>
      <w:r>
        <w:fldChar w:fldCharType="separate"/>
      </w:r>
      <w:r w:rsidRPr="00105395">
        <w:rPr>
          <w:noProof/>
        </w:rPr>
        <w:t>(Schwarb et al., 2017; Schwarb, Johnson, McGarry, &amp; Cohen, 2016)</w:t>
      </w:r>
      <w:r>
        <w:fldChar w:fldCharType="end"/>
      </w:r>
      <w:r>
        <w:t xml:space="preserve">, and spatial pattern separation </w:t>
      </w:r>
      <w:r>
        <w:fldChar w:fldCharType="begin" w:fldLock="1"/>
      </w:r>
      <w:r>
        <w:instrText>ADDIN CSL_CITATION { "citationItems" : [ { "id" : "ITEM-1", "itemData" : { "DOI" : "10.1002/hipo.22727", "ISBN" : "8145503957", "ISSN" : "10509631", "author" : [ { "dropping-particle" : "", "family" : "Clark", "given" : "Rachel", "non-dropping-particle" : "", "parse-names" : false, "suffix" : "" }, { "dropping-particle" : "", "family" : "Tahan", "given" : "Asli C.", "non-dropping-particle" : "", "parse-names" : false, "suffix" : "" }, { "dropping-particle" : "", "family" : "Watson", "given" : "Patrick D.", "non-dropping-particle" : "", "parse-names" : false, "suffix" : "" }, { "dropping-particle" : "", "family" : "Severson", "given" : "Joan", "non-dropping-particle" : "", "parse-names" : false, "suffix" : "" }, { "dropping-particle" : "", "family" : "Cohen", "given" : "Neal J.", "non-dropping-particle" : "", "parse-names" : false, "suffix" : "" }, { "dropping-particle" : "", "family" : "Voss", "given" : "Michelle", "non-dropping-particle" : "", "parse-names" : false, "suffix" : "" } ], "container-title" : "Hippocampus", "id" : "ITEM-1", "issue" : "October 2016", "issued" : { "date-parts" : [ [ "2017" ] ] }, "page" : "1-11", "title" : "Aging affects spatial reconstruction more than spatial pattern separation performance even after extended practice", "type" : "article-journal", "volume" : "00000" }, "uris" : [ "http://www.mendeley.com/documents/?uuid=c532a373-bbbf-48b1-b2fb-6b5877cf9cbd" ] } ], "mendeley" : { "formattedCitation" : "(Clark et al., 2017)", "plainTextFormattedCitation" : "(Clark et al., 2017)", "previouslyFormattedCitation" : "(Clark et al., 2017)" }, "properties" : { "noteIndex" : 0 }, "schema" : "https://github.com/citation-style-language/schema/raw/master/csl-citation.json" }</w:instrText>
      </w:r>
      <w:r>
        <w:fldChar w:fldCharType="separate"/>
      </w:r>
      <w:r w:rsidRPr="00105395">
        <w:rPr>
          <w:noProof/>
        </w:rPr>
        <w:t>(Clark et al., 2017)</w:t>
      </w:r>
      <w:r>
        <w:fldChar w:fldCharType="end"/>
      </w:r>
      <w:r>
        <w:t xml:space="preserve">, however, time has always been intentionally isolated into other tasks. In this work, we present the first </w:t>
      </w:r>
      <w:r w:rsidRPr="00AB6D41">
        <w:rPr>
          <w:i/>
        </w:rPr>
        <w:t xml:space="preserve">spatiotemporal </w:t>
      </w:r>
      <w:r w:rsidRPr="00F02A60">
        <w:rPr>
          <w:i/>
        </w:rPr>
        <w:t xml:space="preserve">reconstruction (STR) </w:t>
      </w:r>
      <w:r w:rsidRPr="00AB6D41">
        <w:rPr>
          <w:i/>
        </w:rPr>
        <w:t>task</w:t>
      </w:r>
      <w:r>
        <w:t xml:space="preserve"> in which the locations of events in both space and time are studied and reconstructed. </w:t>
      </w:r>
    </w:p>
    <w:p w14:paraId="0A495E8B" w14:textId="77777777" w:rsidR="00A92435" w:rsidRDefault="00A92435" w:rsidP="00A92435">
      <w:r>
        <w:t xml:space="preserve">There is substantial evidence that the hippocampus is critical for organizing information about the temporal order of events, and that in humans, hippocampal damage results in deficits in temporal-order memory for those events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1 }, "schema" : "https://github.com/citation-style-language/schema/raw/master/csl-citation.json" }</w:instrText>
      </w:r>
      <w:r>
        <w:fldChar w:fldCharType="separate"/>
      </w:r>
      <w:r w:rsidRPr="00294B93">
        <w:rPr>
          <w:noProof/>
        </w:rPr>
        <w:t>(Dede, Frascino, Wixted, &amp; Squire, 2016)</w:t>
      </w:r>
      <w:r>
        <w:fldChar w:fldCharType="end"/>
      </w:r>
      <w:r>
        <w:t xml:space="preserve">. Additionally, functional imaging studies have shown hippocampal activation during encoding and retrieval of event order information </w:t>
      </w:r>
      <w:r>
        <w:fldChar w:fldCharType="begin" w:fldLock="1"/>
      </w:r>
      <w:r>
        <w:instrText>ADDIN CSL_CITATION { "citationItems" : [ { "id" : "ITEM-1", "itemData" : { "DOI" : "10.1038/nrn3827", "ISBN" : "1471-003X", "ISSN" : "1471-0048", "PMID" : "25269553", "abstract" : "Recent studies have revealed the existence of hippocampal neurons that fire at successive moments in temporally structured experiences. Several studies have shown that such temporal coding is not attributable to external events, specific behaviours or spatial dimensions of an experience. Instead, these cells represent the flow of time in specific memories and have therefore been dubbed 'time cells'. The firing properties of time cells parallel those of hippocampal place cells; time cells thus provide an additional dimension that is integrated with spatial mapping. The robust representation of both time and space in the hippocampus suggests a fundamental mechanism for organizing the elements of experience into coherent memories.", "author" : [ { "dropping-particle" : "", "family" : "Eichenbaum", "given" : "Howard", "non-dropping-particle" : "", "parse-names" : false, "suffix" : "" } ], "container-title" : "Nature reviews. Neuroscience", "id" : "ITEM-1", "issue" : "11", "issued" : { "date-parts" : [ [ "2014" ] ] }, "page" : "732-44", "title" : "Time cells in the hippocampus: a new dimension for mapping memories.", "type" : "article-journal", "volume" : "15" }, "uris" : [ "http://www.mendeley.com/documents/?uuid=c5daa131-e507-40d6-9c2d-1ebfcb3d0d1e" ] } ], "mendeley" : { "formattedCitation" : "(Eichenbaum, 2014)", "manualFormatting" : "(see Eichenbaum, 2014", "plainTextFormattedCitation" : "(Eichenbaum, 2014)", "previouslyFormattedCitation" : "(Eichenbaum, 2014)" }, "properties" : { "noteIndex" : 1 }, "schema" : "https://github.com/citation-style-language/schema/raw/master/csl-citation.json" }</w:instrText>
      </w:r>
      <w:r>
        <w:fldChar w:fldCharType="separate"/>
      </w:r>
      <w:r w:rsidRPr="00294B93">
        <w:rPr>
          <w:noProof/>
        </w:rPr>
        <w:t>(</w:t>
      </w:r>
      <w:r>
        <w:rPr>
          <w:noProof/>
        </w:rPr>
        <w:t xml:space="preserve">see </w:t>
      </w:r>
      <w:r w:rsidRPr="00294B93">
        <w:rPr>
          <w:noProof/>
        </w:rPr>
        <w:t>Eichenbaum, 2014</w:t>
      </w:r>
      <w:r>
        <w:fldChar w:fldCharType="end"/>
      </w:r>
      <w:r>
        <w:t xml:space="preserve"> for a review). In rodents, hippocampal lesions also impair temporal-order memory for non-spatial stimuli without impairing memory for the specific stimuli </w:t>
      </w:r>
      <w:r>
        <w:fldChar w:fldCharType="begin" w:fldLock="1"/>
      </w:r>
      <w:r>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 ] }, "title" : "Critical role of the hippocampus in memory for sequences of events", "type" : "article-journal" }, "uris" : [ "http://www.mendeley.com/documents/?uuid=9e779960-66e3-427a-a8d8-0128ea191bb8"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Agster, &amp; Eichenbaum, 2002; Kesner, Gilbert, &amp; Barua, 2002)", "plainTextFormattedCitation" : "(Fortin, Agster, &amp; Eichenbaum, 2002; Kesner, Gilbert, &amp; Barua, 2002)", "previouslyFormattedCitation" : "(Fortin, Agster, &amp; Eichenbaum, 2002; Kesner, Gilbert, &amp; Barua, 2002)" }, "properties" : { "noteIndex" : 1 }, "schema" : "https://github.com/citation-style-language/schema/raw/master/csl-citation.json" }</w:instrText>
      </w:r>
      <w:r>
        <w:fldChar w:fldCharType="separate"/>
      </w:r>
      <w:r w:rsidRPr="00666329">
        <w:rPr>
          <w:noProof/>
        </w:rPr>
        <w:t>(Fortin, Agster, &amp; Eichenbaum, 2002; Kesner, Gilbert, &amp; Barua, 2002)</w:t>
      </w:r>
      <w:r>
        <w:fldChar w:fldCharType="end"/>
      </w:r>
      <w:r>
        <w:t xml:space="preserve">. However, in all of these examples, event series have been viewed unidirectionally, critically restricting the directionality of temporal relations and information. Although physical space-time may have the restriction of direction-of-flow in time, this restriction can be, at least in part, artificially overcome in simulation. </w:t>
      </w:r>
    </w:p>
    <w:p w14:paraId="3BBCA774" w14:textId="77777777" w:rsidR="00A92435" w:rsidRDefault="00A92435" w:rsidP="00A92435">
      <w:r>
        <w:t xml:space="preserve">Additionally, there is extensive evidence that contextual information influences temporal order memory in online processing of sequences </w:t>
      </w:r>
      <w:r>
        <w:fldChar w:fldCharType="begin" w:fldLock="1"/>
      </w:r>
      <w:r>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"mendeley" : { "formattedCitation" : "(Ezzyat &amp; Davachi, 2014)", "plainTextFormattedCitation" : "(Ezzyat &amp; Davachi, 2014)", "previouslyFormattedCitation" : "(Ezzyat &amp; Davachi, 2014)" }, "properties" : { "noteIndex" : 2 }, "schema" : "https://github.com/citation-style-language/schema/raw/master/csl-citation.json" }</w:instrText>
      </w:r>
      <w:r>
        <w:fldChar w:fldCharType="separate"/>
      </w:r>
      <w:r w:rsidRPr="007F7218">
        <w:rPr>
          <w:noProof/>
        </w:rPr>
        <w:t>(Ezzyat &amp; Davachi, 2014)</w:t>
      </w:r>
      <w:r>
        <w:fldChar w:fldCharType="end"/>
      </w:r>
      <w:r>
        <w:t xml:space="preserve">. For example, Zacks et al. have suggested that an </w:t>
      </w:r>
      <w:r>
        <w:rPr>
          <w:i/>
        </w:rPr>
        <w:t>event model</w:t>
      </w:r>
      <w:r>
        <w:t xml:space="preserve"> which is updated according to event </w:t>
      </w:r>
      <w:r>
        <w:rPr>
          <w:i/>
        </w:rPr>
        <w:t xml:space="preserve">boundaries </w:t>
      </w:r>
      <w:r>
        <w:t xml:space="preserve">can describe processing of events in time </w:t>
      </w:r>
      <w:r>
        <w:fldChar w:fldCharType="begin" w:fldLock="1"/>
      </w:r>
      <w:r>
        <w:instrText>ADDIN CSL_CITATION { "citationItems" : [ { "id" : "ITEM-1",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"ITEM-1", "issue" : "2", "issued" : { "date-parts" : [ [ "2007" ] ] }, "page" : "273-293", "title" : "Event perception: A mind-brain perspective.", "type" : "article-journal", "volume" : "133" }, "uris" : [ "http://www.mendeley.com/documents/?uuid=7b9bf014-f53d-4fc7-a7a7-dc54716440d0", "http://www.mendeley.com/documents/?uuid=374fed2d-64dd-42cf-8f9d-d76127b3d6c0" ] } ], "mendeley" : { "formattedCitation" : "(Zacks, Speer, Swallow, Braver, &amp; Reynolds, 2007)", "plainTextFormattedCitation" : "(Zacks, Speer, Swallow, Braver, &amp; Reynolds, 2007)", "previouslyFormattedCitation" : "(Zacks, Speer, Swallow, Braver, &amp; Reynolds, 2007)" }, "properties" : { "noteIndex" : 0 }, "schema" : "https://github.com/citation-style-language/schema/raw/master/csl-citation.json" }</w:instrText>
      </w:r>
      <w:r>
        <w:fldChar w:fldCharType="separate"/>
      </w:r>
      <w:r w:rsidRPr="00BB185B">
        <w:rPr>
          <w:noProof/>
        </w:rPr>
        <w:t>(Zacks, Speer, Swallow, Braver, &amp; Reynolds, 2007)</w:t>
      </w:r>
      <w:r>
        <w:fldChar w:fldCharType="end"/>
      </w:r>
      <w:r>
        <w:t xml:space="preserve">. In humans, </w:t>
      </w:r>
      <w:r>
        <w:rPr>
          <w:i/>
        </w:rPr>
        <w:t>context boundary effects</w:t>
      </w:r>
      <w:r>
        <w:t xml:space="preserve"> (i.e., distance judgements of item pairs within vs across context boundaries are biased such that items which are separated by a context boundary are judged as further apart than those which are within a context) have been demonstrated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0 }, "schema" : "https://github.com/citation-style-language/schema/raw/master/csl-citation.json" }</w:instrText>
      </w:r>
      <w:r>
        <w:fldChar w:fldCharType="separate"/>
      </w:r>
      <w:r w:rsidRPr="0011328A">
        <w:rPr>
          <w:noProof/>
        </w:rPr>
        <w:t>(DuBrow &amp; Davachi, 2013)</w:t>
      </w:r>
      <w:r>
        <w:fldChar w:fldCharType="end"/>
      </w:r>
      <w:r>
        <w:t xml:space="preserve"> and the hippocampus has been implicated in representing temporal order and distance in the presence of changes in context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0 }, "schema" : "https://github.com/citation-style-language/schema/raw/master/csl-citation.json" }</w:instrText>
      </w:r>
      <w:r>
        <w:fldChar w:fldCharType="separate"/>
      </w:r>
      <w:r w:rsidRPr="007F7218">
        <w:rPr>
          <w:noProof/>
        </w:rPr>
        <w:t>(Davachi &amp; DuBrow, 2015)</w:t>
      </w:r>
      <w:r>
        <w:fldChar w:fldCharType="end"/>
      </w:r>
      <w:r>
        <w:t xml:space="preserve">. Taken together, these studies highlight the importance of context in episodic memory representations; importantly, however, this evidence was bound to a unidirectional timeline of events and often discretized such that time is not allowed to flow normally in a continuum (with the exception of the Zacks work), but is instead broken up into discrete events. It is unclear if, given the ability to freely explore a series of events organized by context in a continuous timeline, these same effects would persist. In particular, the ability to cross contextual boundaries in both directions as often as desired (a feature of real-world navigation which is far more common than the restriction that each boundary may only be experience once and in the same direction) has never been explored. </w:t>
      </w:r>
    </w:p>
    <w:p w14:paraId="4F70E661" w14:textId="77777777" w:rsidR="00A92435" w:rsidRDefault="00A92435" w:rsidP="00A92435">
      <w:r>
        <w:t xml:space="preserve">In this work, we introduce a powerful </w:t>
      </w:r>
      <w:r w:rsidRPr="00005343">
        <w:rPr>
          <w:i/>
        </w:rPr>
        <w:t>spatiotemporal navigation task</w:t>
      </w:r>
      <w:r>
        <w:t xml:space="preserve"> for examining relational memory errors and the impact of context on memory for event locations in space </w:t>
      </w:r>
      <w:r w:rsidRPr="00005343">
        <w:rPr>
          <w:i/>
        </w:rPr>
        <w:t>and</w:t>
      </w:r>
      <w:r>
        <w:t xml:space="preserve"> time by allowing participants to freely explore an environment in both space and time using Virtual Reality. Critically, we provide participants with the ability to “time travel” (i.e. decide the direction of the flow of time), placing the ability to explore space and time on more equal footing so that errors in either domain can be examined simultaneously. This “time travel” ability is necessary to allow spatiotemporal reconstruction where participants can visit events in time as freely as they can the spatial locations of events. To our knowledge, this is the first </w:t>
      </w:r>
      <w:r w:rsidRPr="00807262">
        <w:rPr>
          <w:i/>
        </w:rPr>
        <w:t>spatiotemporal navigation task</w:t>
      </w:r>
      <w:r>
        <w:t>.</w:t>
      </w:r>
      <w:r>
        <w:br/>
      </w:r>
    </w:p>
    <w:p w14:paraId="3942FDE4" w14:textId="77777777" w:rsidR="00A92435" w:rsidRDefault="00A92435" w:rsidP="00A92435">
      <w:pPr>
        <w:pStyle w:val="Heading1"/>
      </w:pPr>
      <w:r>
        <w:lastRenderedPageBreak/>
        <w:t>Methods</w:t>
      </w:r>
    </w:p>
    <w:p w14:paraId="5A12E7D2" w14:textId="77777777" w:rsidR="00A92435" w:rsidRDefault="00A92435" w:rsidP="00A92435">
      <w:pPr>
        <w:rPr>
          <w:rStyle w:val="IntenseEmphasis"/>
        </w:rPr>
      </w:pPr>
      <w:r>
        <w:rPr>
          <w:rStyle w:val="IntenseEmphasis"/>
        </w:rPr>
        <w:t>Participants</w:t>
      </w:r>
    </w:p>
    <w:p w14:paraId="225454E2" w14:textId="77777777" w:rsidR="00A92435" w:rsidRPr="008D5895" w:rsidRDefault="00A92435" w:rsidP="00A92435">
      <w:pPr>
        <w:rPr>
          <w:rStyle w:val="Emphasis"/>
          <w:i w:val="0"/>
        </w:rPr>
      </w:pPr>
      <w:r>
        <w:rPr>
          <w:rStyle w:val="Emphasis"/>
        </w:rPr>
        <w:t xml:space="preserve">43 participants (ages 18-24; mean 20.0 years; 23 males; 13.8 mean years of education) from the University of Illinois Urbana-Champaign participated in the study. In addition to the 43 participants being analyzed, </w:t>
      </w:r>
      <w:commentRangeStart w:id="55"/>
      <w:r>
        <w:rPr>
          <w:rStyle w:val="Emphasis"/>
        </w:rPr>
        <w:t>4</w:t>
      </w:r>
      <w:commentRangeEnd w:id="55"/>
      <w:r>
        <w:rPr>
          <w:rStyle w:val="CommentReference"/>
        </w:rPr>
        <w:commentReference w:id="55"/>
      </w:r>
      <w:r>
        <w:rPr>
          <w:rStyle w:val="Emphasis"/>
        </w:rPr>
        <w:t xml:space="preserve"> participants were </w:t>
      </w:r>
      <w:commentRangeStart w:id="56"/>
      <w:r>
        <w:rPr>
          <w:rStyle w:val="Emphasis"/>
        </w:rPr>
        <w:t xml:space="preserve">excluded </w:t>
      </w:r>
      <w:commentRangeEnd w:id="56"/>
      <w:r>
        <w:rPr>
          <w:rStyle w:val="CommentReference"/>
        </w:rPr>
        <w:commentReference w:id="56"/>
      </w:r>
      <w:r>
        <w:rPr>
          <w:rStyle w:val="Emphasis"/>
        </w:rPr>
        <w:t>due to not completing the task within the allotted 2.5 hours. All participants signed informed consent prior to participation, approved by the University of Illinois Urbana-Champaign Institutional Review Board and were paid $8 per hour of their time.</w:t>
      </w:r>
    </w:p>
    <w:p w14:paraId="184923AB" w14:textId="77777777" w:rsidR="00A92435" w:rsidRPr="008D5895" w:rsidRDefault="00A92435" w:rsidP="00A92435">
      <w:pPr>
        <w:rPr>
          <w:rStyle w:val="IntenseEmphasis"/>
        </w:rPr>
      </w:pPr>
      <w:r>
        <w:rPr>
          <w:rStyle w:val="IntenseEmphasis"/>
        </w:rPr>
        <w:t>Design and Procedures</w:t>
      </w:r>
    </w:p>
    <w:p w14:paraId="48EA0820" w14:textId="77777777" w:rsidR="00A92435" w:rsidRDefault="00A92435" w:rsidP="00A92435">
      <w:r>
        <w:t xml:space="preserve">In this task, participants were placed in a virtual environment measuring 40 meters by 40 meters, bounded by walls on the exterior (see </w:t>
      </w:r>
      <w:r w:rsidRPr="00586EE6">
        <w:rPr>
          <w:b/>
        </w:rPr>
        <w:t>Figure 1</w:t>
      </w:r>
      <w:r>
        <w:rPr>
          <w:b/>
        </w:rPr>
        <w:t>A)</w:t>
      </w:r>
      <w:r>
        <w:t xml:space="preserve">. The environment resembles a small park with trees, rocks and plants. Participants used the Oculus Rift DK2 and a wireless Xbox controller to interact with the environment. Auditory cues were presented via a pair of over-ear, stereo headphones. Participants were given a single practice trial to learn the simulation mechanics as well as to gain competency in using the virtual reality hardware. Practice was not timed and participants were allowed as much time as they desired to become comfortable. The stimuli during practice were white boxes (0.5m x 0.5m x 0.5m) floating 0.25m above the ground with gray dots on each face. Five items were used in practice. In order to encourage </w:t>
      </w:r>
      <w:proofErr w:type="gramStart"/>
      <w:r>
        <w:t>exploration</w:t>
      </w:r>
      <w:proofErr w:type="gramEnd"/>
      <w:r>
        <w:t xml:space="preserve"> the environment, an invisibility bubble 10m in diameter was placed around the participant such that any items beyond that distance away from the participant were not visible. A ring was visible on the ground to indicate to the participant the distance at which items were visible. In addition, some items were always present throughout the trial, while others underwent events (i.e., entered the display or were removed from the display) at specific time points during the simulation timeline (see </w:t>
      </w:r>
      <w:r w:rsidRPr="00586EE6">
        <w:rPr>
          <w:b/>
        </w:rPr>
        <w:t>Figure 1</w:t>
      </w:r>
      <w:r>
        <w:t xml:space="preserve"> for a description). Thus, there were three event types 1) items flew into the sky and left the environment at specific times (an “up” event, i.e. disappearing), 2) items fell from the sky and land in the environment at specific times (a “down” event, i.e. appearing), and 3) items were stationary and thus always present in the environment. During practice, there were two up events, two down events, and one </w:t>
      </w:r>
      <w:r w:rsidRPr="00F4585A">
        <w:t>stationary</w:t>
      </w:r>
      <w:r>
        <w:t xml:space="preserve"> item. An auditory cue was given every time an event occurred regardless of whether or not the item was in view. Item positions were determined via random number generator; however, they were constrained in time to balance for within vs. across context boundary distance.  </w:t>
      </w:r>
    </w:p>
    <w:p w14:paraId="55468585" w14:textId="77777777" w:rsidR="00A92435" w:rsidRDefault="00A92435" w:rsidP="00A92435">
      <w:pPr>
        <w:rPr>
          <w:noProof/>
        </w:rPr>
      </w:pPr>
      <w:r>
        <w:t>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practice such that all contexts appeared within 30 seconds. The order of the temporal contexts was counterbalanced across participants with half receiving yellow, red, green, and blue and the other half receiving blue, green, red, and yellow.</w:t>
      </w:r>
      <w:r w:rsidRPr="0073570F">
        <w:rPr>
          <w:noProof/>
        </w:rPr>
        <w:t xml:space="preserve"> </w:t>
      </w:r>
    </w:p>
    <w:p w14:paraId="0D7D2D9D" w14:textId="77777777" w:rsidR="00A92435" w:rsidRDefault="00A92435" w:rsidP="00A92435">
      <w:r>
        <w:rPr>
          <w:noProof/>
        </w:rPr>
        <w:lastRenderedPageBreak/>
        <mc:AlternateContent>
          <mc:Choice Requires="wpg">
            <w:drawing>
              <wp:anchor distT="0" distB="0" distL="114300" distR="114300" simplePos="0" relativeHeight="251675648" behindDoc="0" locked="0" layoutInCell="1" allowOverlap="1" wp14:anchorId="0F5E2CD0" wp14:editId="2AE9E84D">
                <wp:simplePos x="0" y="0"/>
                <wp:positionH relativeFrom="column">
                  <wp:posOffset>76200</wp:posOffset>
                </wp:positionH>
                <wp:positionV relativeFrom="paragraph">
                  <wp:posOffset>76200</wp:posOffset>
                </wp:positionV>
                <wp:extent cx="4181475" cy="381000"/>
                <wp:effectExtent l="0" t="0" r="9525" b="0"/>
                <wp:wrapNone/>
                <wp:docPr id="229" name="Group 229"/>
                <wp:cNvGraphicFramePr/>
                <a:graphic xmlns:a="http://schemas.openxmlformats.org/drawingml/2006/main">
                  <a:graphicData uri="http://schemas.microsoft.com/office/word/2010/wordprocessingGroup">
                    <wpg:wgp>
                      <wpg:cNvGrpSpPr/>
                      <wpg:grpSpPr>
                        <a:xfrm>
                          <a:off x="0" y="0"/>
                          <a:ext cx="4181475" cy="381000"/>
                          <a:chOff x="0" y="0"/>
                          <a:chExt cx="4181475" cy="381000"/>
                        </a:xfrm>
                      </wpg:grpSpPr>
                      <wps:wsp>
                        <wps:cNvPr id="230" name="Text Box 2"/>
                        <wps:cNvSpPr txBox="1">
                          <a:spLocks noChangeArrowheads="1"/>
                        </wps:cNvSpPr>
                        <wps:spPr bwMode="auto">
                          <a:xfrm>
                            <a:off x="0" y="9525"/>
                            <a:ext cx="342900" cy="371475"/>
                          </a:xfrm>
                          <a:prstGeom prst="rect">
                            <a:avLst/>
                          </a:prstGeom>
                          <a:solidFill>
                            <a:srgbClr val="FFFFFF">
                              <a:alpha val="50196"/>
                            </a:srgbClr>
                          </a:solidFill>
                          <a:ln w="9525">
                            <a:noFill/>
                            <a:miter lim="800000"/>
                            <a:headEnd/>
                            <a:tailEnd/>
                          </a:ln>
                        </wps:spPr>
                        <wps:txbx>
                          <w:txbxContent>
                            <w:p w14:paraId="67046625" w14:textId="77777777" w:rsidR="00BD3B29" w:rsidRPr="00586EE6" w:rsidRDefault="00BD3B29" w:rsidP="00A92435">
                              <w:pPr>
                                <w:jc w:val="center"/>
                                <w:rPr>
                                  <w:sz w:val="36"/>
                                  <w:szCs w:val="36"/>
                                </w:rPr>
                              </w:pPr>
                              <w:r w:rsidRPr="00586EE6">
                                <w:rPr>
                                  <w:b/>
                                  <w:sz w:val="36"/>
                                  <w:szCs w:val="36"/>
                                </w:rPr>
                                <w:t>A</w:t>
                              </w:r>
                            </w:p>
                          </w:txbxContent>
                        </wps:txbx>
                        <wps:bodyPr rot="0" vert="horz" wrap="square" lIns="91440" tIns="45720" rIns="91440" bIns="45720" anchor="t" anchorCtr="0">
                          <a:noAutofit/>
                        </wps:bodyPr>
                      </wps:wsp>
                      <wps:wsp>
                        <wps:cNvPr id="231" name="Text Box 2"/>
                        <wps:cNvSpPr txBox="1">
                          <a:spLocks noChangeArrowheads="1"/>
                        </wps:cNvSpPr>
                        <wps:spPr bwMode="auto">
                          <a:xfrm>
                            <a:off x="2009775" y="0"/>
                            <a:ext cx="342900" cy="371475"/>
                          </a:xfrm>
                          <a:prstGeom prst="rect">
                            <a:avLst/>
                          </a:prstGeom>
                          <a:solidFill>
                            <a:srgbClr val="FFFFFF">
                              <a:alpha val="50196"/>
                            </a:srgbClr>
                          </a:solidFill>
                          <a:ln w="9525">
                            <a:noFill/>
                            <a:miter lim="800000"/>
                            <a:headEnd/>
                            <a:tailEnd/>
                          </a:ln>
                        </wps:spPr>
                        <wps:txbx>
                          <w:txbxContent>
                            <w:p w14:paraId="2ECF9274" w14:textId="77777777" w:rsidR="00BD3B29" w:rsidRPr="00586EE6" w:rsidRDefault="00BD3B29" w:rsidP="00A92435">
                              <w:pPr>
                                <w:jc w:val="center"/>
                                <w:rPr>
                                  <w:sz w:val="36"/>
                                  <w:szCs w:val="36"/>
                                </w:rPr>
                              </w:pPr>
                              <w:r>
                                <w:rPr>
                                  <w:b/>
                                  <w:sz w:val="36"/>
                                  <w:szCs w:val="36"/>
                                </w:rPr>
                                <w:t>B</w:t>
                              </w:r>
                            </w:p>
                          </w:txbxContent>
                        </wps:txbx>
                        <wps:bodyPr rot="0" vert="horz" wrap="square" lIns="91440" tIns="45720" rIns="91440" bIns="45720" anchor="t" anchorCtr="0">
                          <a:noAutofit/>
                        </wps:bodyPr>
                      </wps:wsp>
                      <wps:wsp>
                        <wps:cNvPr id="232" name="Text Box 2"/>
                        <wps:cNvSpPr txBox="1">
                          <a:spLocks noChangeArrowheads="1"/>
                        </wps:cNvSpPr>
                        <wps:spPr bwMode="auto">
                          <a:xfrm>
                            <a:off x="3838575" y="0"/>
                            <a:ext cx="342900" cy="371475"/>
                          </a:xfrm>
                          <a:prstGeom prst="rect">
                            <a:avLst/>
                          </a:prstGeom>
                          <a:solidFill>
                            <a:srgbClr val="FFFFFF">
                              <a:alpha val="50196"/>
                            </a:srgbClr>
                          </a:solidFill>
                          <a:ln w="9525">
                            <a:noFill/>
                            <a:miter lim="800000"/>
                            <a:headEnd/>
                            <a:tailEnd/>
                          </a:ln>
                        </wps:spPr>
                        <wps:txbx>
                          <w:txbxContent>
                            <w:p w14:paraId="6C322D07" w14:textId="77777777" w:rsidR="00BD3B29" w:rsidRPr="00586EE6" w:rsidRDefault="00BD3B29" w:rsidP="00A92435">
                              <w:pPr>
                                <w:jc w:val="center"/>
                                <w:rPr>
                                  <w:sz w:val="36"/>
                                  <w:szCs w:val="36"/>
                                </w:rPr>
                              </w:pPr>
                              <w:r>
                                <w:rPr>
                                  <w:b/>
                                  <w:sz w:val="36"/>
                                  <w:szCs w:val="36"/>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5E2CD0" id="Group 229" o:spid="_x0000_s1033" style="position:absolute;margin-left:6pt;margin-top:6pt;width:329.25pt;height:30pt;z-index:251675648;mso-width-relative:margin;mso-height-relative:margin" coordsize="4181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">
                <v:shape id="_x0000_s1034" type="#_x0000_t202" style="position:absolute;top:95;width:342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" stroked="f">
                  <v:fill opacity="32896f"/>
                  <v:textbox>
                    <w:txbxContent>
                      <w:p w14:paraId="67046625" w14:textId="77777777" w:rsidR="00BD3B29" w:rsidRPr="00586EE6" w:rsidRDefault="00BD3B29" w:rsidP="00A92435">
                        <w:pPr>
                          <w:jc w:val="center"/>
                          <w:rPr>
                            <w:sz w:val="36"/>
                            <w:szCs w:val="36"/>
                          </w:rPr>
                        </w:pPr>
                        <w:r w:rsidRPr="00586EE6">
                          <w:rPr>
                            <w:b/>
                            <w:sz w:val="36"/>
                            <w:szCs w:val="36"/>
                          </w:rPr>
                          <w:t>A</w:t>
                        </w:r>
                      </w:p>
                    </w:txbxContent>
                  </v:textbox>
                </v:shape>
                <v:shape id="_x0000_s1035" type="#_x0000_t202" style="position:absolute;left:20097;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" stroked="f">
                  <v:fill opacity="32896f"/>
                  <v:textbox>
                    <w:txbxContent>
                      <w:p w14:paraId="2ECF9274" w14:textId="77777777" w:rsidR="00BD3B29" w:rsidRPr="00586EE6" w:rsidRDefault="00BD3B29" w:rsidP="00A92435">
                        <w:pPr>
                          <w:jc w:val="center"/>
                          <w:rPr>
                            <w:sz w:val="36"/>
                            <w:szCs w:val="36"/>
                          </w:rPr>
                        </w:pPr>
                        <w:r>
                          <w:rPr>
                            <w:b/>
                            <w:sz w:val="36"/>
                            <w:szCs w:val="36"/>
                          </w:rPr>
                          <w:t>B</w:t>
                        </w:r>
                      </w:p>
                    </w:txbxContent>
                  </v:textbox>
                </v:shape>
                <v:shape id="_x0000_s1036" type="#_x0000_t202" style="position:absolute;left:38385;width:3429;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" stroked="f">
                  <v:fill opacity="32896f"/>
                  <v:textbox>
                    <w:txbxContent>
                      <w:p w14:paraId="6C322D07" w14:textId="77777777" w:rsidR="00BD3B29" w:rsidRPr="00586EE6" w:rsidRDefault="00BD3B29" w:rsidP="00A92435">
                        <w:pPr>
                          <w:jc w:val="center"/>
                          <w:rPr>
                            <w:sz w:val="36"/>
                            <w:szCs w:val="36"/>
                          </w:rPr>
                        </w:pPr>
                        <w:r>
                          <w:rPr>
                            <w:b/>
                            <w:sz w:val="36"/>
                            <w:szCs w:val="36"/>
                          </w:rPr>
                          <w:t>C</w:t>
                        </w:r>
                      </w:p>
                    </w:txbxContent>
                  </v:textbox>
                </v:shape>
              </v:group>
            </w:pict>
          </mc:Fallback>
        </mc:AlternateContent>
      </w:r>
      <w:r>
        <w:rPr>
          <w:noProof/>
        </w:rPr>
        <mc:AlternateContent>
          <mc:Choice Requires="wpg">
            <w:drawing>
              <wp:inline distT="0" distB="0" distL="0" distR="0" wp14:anchorId="6A81A969" wp14:editId="0B4D2060">
                <wp:extent cx="5754370" cy="1739265"/>
                <wp:effectExtent l="0" t="0" r="0" b="0"/>
                <wp:docPr id="233" name="Group 233"/>
                <wp:cNvGraphicFramePr/>
                <a:graphic xmlns:a="http://schemas.openxmlformats.org/drawingml/2006/main">
                  <a:graphicData uri="http://schemas.microsoft.com/office/word/2010/wordprocessingGroup">
                    <wpg:wgp>
                      <wpg:cNvGrpSpPr/>
                      <wpg:grpSpPr>
                        <a:xfrm>
                          <a:off x="0" y="0"/>
                          <a:ext cx="5754370" cy="1739265"/>
                          <a:chOff x="305" y="15631"/>
                          <a:chExt cx="5754370" cy="1739265"/>
                        </a:xfrm>
                      </wpg:grpSpPr>
                      <pic:pic xmlns:pic="http://schemas.openxmlformats.org/drawingml/2006/picture">
                        <pic:nvPicPr>
                          <pic:cNvPr id="234" name="Picture 23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793545" y="34046"/>
                            <a:ext cx="3961130" cy="1720850"/>
                          </a:xfrm>
                          <a:prstGeom prst="rect">
                            <a:avLst/>
                          </a:prstGeom>
                        </pic:spPr>
                      </pic:pic>
                      <pic:pic xmlns:pic="http://schemas.openxmlformats.org/drawingml/2006/picture">
                        <pic:nvPicPr>
                          <pic:cNvPr id="235" name="Picture 23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305" y="15631"/>
                            <a:ext cx="1743075" cy="1739265"/>
                          </a:xfrm>
                          <a:prstGeom prst="rect">
                            <a:avLst/>
                          </a:prstGeom>
                        </pic:spPr>
                      </pic:pic>
                      <wps:wsp>
                        <wps:cNvPr id="236" name="Arrow: Down 236"/>
                        <wps:cNvSpPr/>
                        <wps:spPr>
                          <a:xfrm>
                            <a:off x="883139" y="46893"/>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Arrow: Down 237"/>
                        <wps:cNvSpPr/>
                        <wps:spPr>
                          <a:xfrm rot="10800000">
                            <a:off x="2852616" y="39077"/>
                            <a:ext cx="266700" cy="53784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mo="http://schemas.microsoft.com/office/mac/office/2008/main" xmlns:mv="urn:schemas-microsoft-com:mac:vml">
            <w:pict>
              <v:group w14:anchorId="4B2BFB1B" id="Group 233" o:spid="_x0000_s1026" style="width:453.1pt;height:136.95pt;mso-position-horizontal-relative:char;mso-position-vertical-relative:line" coordorigin="3,156" coordsize="57543,17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7" type="#_x0000_t75" style="position:absolute;left:17935;top:340;width:39611;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">
                  <v:imagedata r:id="rId47" o:title=""/>
                </v:shape>
                <v:shape id="Picture 235" o:spid="_x0000_s1028" type="#_x0000_t75" style="position:absolute;left:3;top:156;width:17430;height:17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">
                  <v:imagedata r:id="rId48"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6" o:spid="_x0000_s1029" type="#_x0000_t67" style="position:absolute;left:8831;top:468;width:2667;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" adj="16245" fillcolor="black [3200]" strokecolor="black [1600]" strokeweight="1pt"/>
                <v:shape id="Arrow: Down 237" o:spid="_x0000_s1030" type="#_x0000_t67" style="position:absolute;left:28526;top:390;width:2667;height:537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" adj="16245" fillcolor="black [3200]" strokecolor="black [1600]" strokeweight="1pt"/>
                <w10:anchorlock/>
              </v:group>
            </w:pict>
          </mc:Fallback>
        </mc:AlternateContent>
      </w:r>
    </w:p>
    <w:p w14:paraId="164BA1E6" w14:textId="77777777" w:rsidR="00A92435" w:rsidRDefault="00A92435" w:rsidP="00A92435">
      <w:r>
        <w:rPr>
          <w:noProof/>
        </w:rPr>
        <mc:AlternateContent>
          <mc:Choice Requires="wps">
            <w:drawing>
              <wp:inline distT="0" distB="0" distL="0" distR="0" wp14:anchorId="28DFC6B0" wp14:editId="2BD6102D">
                <wp:extent cx="5754370" cy="1038225"/>
                <wp:effectExtent l="0" t="0" r="0" b="9525"/>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38225"/>
                        </a:xfrm>
                        <a:prstGeom prst="rect">
                          <a:avLst/>
                        </a:prstGeom>
                        <a:solidFill>
                          <a:srgbClr val="FFFFFF"/>
                        </a:solidFill>
                        <a:ln w="9525">
                          <a:noFill/>
                          <a:miter lim="800000"/>
                          <a:headEnd/>
                          <a:tailEnd/>
                        </a:ln>
                      </wps:spPr>
                      <wps:txbx>
                        <w:txbxContent>
                          <w:p w14:paraId="5BF64AEB" w14:textId="77777777" w:rsidR="00BD3B29" w:rsidRDefault="00BD3B29" w:rsidP="00A92435">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wps:txbx>
                      <wps:bodyPr rot="0" vert="horz" wrap="square" lIns="91440" tIns="45720" rIns="91440" bIns="45720" anchor="t" anchorCtr="0">
                        <a:noAutofit/>
                      </wps:bodyPr>
                    </wps:wsp>
                  </a:graphicData>
                </a:graphic>
              </wp:inline>
            </w:drawing>
          </mc:Choice>
          <mc:Fallback>
            <w:pict>
              <v:shape w14:anchorId="28DFC6B0" id="Text Box 2" o:spid="_x0000_s1037" type="#_x0000_t202" style="width:453.1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1QJAIAACY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" stroked="f">
                <v:textbox>
                  <w:txbxContent>
                    <w:p w14:paraId="5BF64AEB" w14:textId="77777777" w:rsidR="00BD3B29" w:rsidRDefault="00BD3B29" w:rsidP="00A92435">
                      <w:r w:rsidRPr="0073570F">
                        <w:rPr>
                          <w:b/>
                        </w:rPr>
                        <w:t>Figure 1</w:t>
                      </w:r>
                      <w:r>
                        <w:t>: The two types of events an item can undergo in time and a visualization of the environment. A) shows a “down” event, in which the item falls from the sky, B) shows an “up” event, in which the item flies into the sky, and C) shows the environment from a top-down view. Note that these two types of events are time-symmetric, in that they look identical when viewed from opposing directions (forward or backward) in time.</w:t>
                      </w:r>
                    </w:p>
                  </w:txbxContent>
                </v:textbox>
                <w10:anchorlock/>
              </v:shape>
            </w:pict>
          </mc:Fallback>
        </mc:AlternateContent>
      </w:r>
    </w:p>
    <w:p w14:paraId="6E8EC16E" w14:textId="77777777" w:rsidR="00A92435" w:rsidRDefault="00A92435" w:rsidP="00A92435">
      <w:r>
        <w:t xml:space="preserve">Participants could both walk around the environment (and turn their head to look in any desired direction). Temporal navigation was controlled via button press that could reverse the flow of time, at the same speed as the forward flow of time. To provide additional temporal information, ambient music was played for the entire timeline of the task, meaning reversing the flow of time reversed the music as well. 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When the participants successfully click on the item during its event, the item would change to the background color during its event (with stationary items staying grayscale when clicked). Participants were given unlimited time to explore the environment, find each item, and acknowledge they had viewed each event. </w:t>
      </w:r>
    </w:p>
    <w:p w14:paraId="759F80BC" w14:textId="77777777" w:rsidR="00A92435" w:rsidRDefault="00A92435" w:rsidP="00A92435">
      <w:r>
        <w:t xml:space="preserve">After the practice trial, there were four experimental trials each with a study and test phase. Experimental study trials were identical to the practice trial with three exceptions. First, the number of items was increased to ten. Therefor there were four up events, four down events, and two stationary items. Second, the gray dots on the sides of each white box were replaced with namable object images (see </w:t>
      </w:r>
      <w:r>
        <w:rPr>
          <w:b/>
        </w:rPr>
        <w:t>Figure 1B</w:t>
      </w:r>
      <w:r w:rsidRPr="00586EE6">
        <w:rPr>
          <w:b/>
        </w:rPr>
        <w:t>&amp;</w:t>
      </w:r>
      <w:r>
        <w:rPr>
          <w:b/>
        </w:rPr>
        <w:t>C</w:t>
      </w:r>
      <w:r>
        <w:t xml:space="preserve"> for example). Third, the context changed every 15 seconds such that all contexts appeared within 60 seconds. Each context had two item events during its duration. Finally, the 4 study-test trials all used the same spatiotemporal item configuration, allowing learning across trials to be assessed.</w:t>
      </w:r>
    </w:p>
    <w:p w14:paraId="031A9C2B" w14:textId="77777777" w:rsidR="00A92435" w:rsidRDefault="00A92435" w:rsidP="00A92435">
      <w:r>
        <w:t xml:space="preserve">During test, participants were asked to reconstruct each item in its spatiotemporal location as well as to determine which event type (up, down, stationary) the item underwent. To do this, participants were given an inventory of the items (an overlay on the screen) allowing them to freely select any item and its event type. As with study, participants could navigate space in on the x/y plane, and could navigate time </w:t>
      </w:r>
      <w:r>
        <w:lastRenderedPageBreak/>
        <w:t xml:space="preserve">via the reverse-time button. Context continued to change as it did during the study phase. Participants were given unlimited time to perform the reconstruction. </w:t>
      </w:r>
    </w:p>
    <w:p w14:paraId="2EE5D871" w14:textId="77777777" w:rsidR="00A92435" w:rsidRPr="0073570F" w:rsidRDefault="00A92435" w:rsidP="00A92435">
      <w:pPr>
        <w:rPr>
          <w:rStyle w:val="IntenseEmphasis"/>
        </w:rPr>
      </w:pPr>
      <w:r w:rsidRPr="0073570F">
        <w:rPr>
          <w:rStyle w:val="IntenseEmphasis"/>
        </w:rPr>
        <w:t>Analysis Metrics</w:t>
      </w:r>
    </w:p>
    <w:p w14:paraId="42AD3115" w14:textId="77777777" w:rsidR="00A92435" w:rsidRDefault="00A92435" w:rsidP="00A92435">
      <w:r>
        <w:t>Four primary analysis methods were used to evaluate reconstruction performance. First, a naïve misplacement distance error was computed across trials to confirm that participants were improving in all primary sources of information (spatial, temporal, and event type). Misplacement along continuous variables (space and time) was computed via the sum of the Euclidean distance between all placed items and their expected locations. The number of correct event types was determined by a simple comparison of the chosen event type to the expected (studied) event type for each item (i.e. summing the number they got wrong). Additionally, the participant navigation distance in space and time (separately) was observed across trials, during study to confirm that the study-time behavior was also improving. This spatial and temporal navigation distance was computed via the Euclidean distance between all points traversed by the participant in space (i.e. spatial distance in meters) and in time (i.e. temporal distance in seconds).</w:t>
      </w:r>
    </w:p>
    <w:p w14:paraId="0940CECB" w14:textId="77777777" w:rsidR="00A92435" w:rsidRDefault="00A92435" w:rsidP="00A92435">
      <w:r>
        <w:t>Second, an evaluation of relational memory efficacy was performed identity-location misassignment in space and in time (Horecka et al., 2017, under review). Identity-location accuracy was evaluated by first stripping away the identity of the items and determining if each was placed in any item’s location based on a 95% within-participant confidence interval of their misplacement. Then, identities were restored to determine if items were placed in their correctly associated locations (or in another item’s location). Identity-location misassignments are the number of instances in which an item was misassigned to another item’s location within a distance which was deemed “accurate” (see Horecka et al., 2017 for details). Identity-location misassignment has previously been identified as critically dependent on the hippocampus (</w:t>
      </w:r>
      <w:commentRangeStart w:id="57"/>
      <w:r>
        <w:t>CITE</w:t>
      </w:r>
      <w:commentRangeEnd w:id="57"/>
      <w:r>
        <w:rPr>
          <w:rStyle w:val="CommentReference"/>
        </w:rPr>
        <w:commentReference w:id="57"/>
      </w:r>
      <w:r>
        <w:t>)</w:t>
      </w:r>
      <w:commentRangeStart w:id="58"/>
      <w:commentRangeStart w:id="59"/>
      <w:r>
        <w:t>.</w:t>
      </w:r>
      <w:r w:rsidDel="00FC4F80">
        <w:t xml:space="preserve"> </w:t>
      </w:r>
      <w:commentRangeEnd w:id="58"/>
      <w:r>
        <w:rPr>
          <w:rStyle w:val="CommentReference"/>
        </w:rPr>
        <w:commentReference w:id="58"/>
      </w:r>
      <w:commentRangeEnd w:id="59"/>
      <w:r>
        <w:rPr>
          <w:rStyle w:val="CommentReference"/>
        </w:rPr>
        <w:commentReference w:id="59"/>
      </w:r>
      <w:r w:rsidRPr="005F6753">
        <w:t xml:space="preserve"> </w:t>
      </w:r>
      <w:r>
        <w:t>In order to isolate spatial and temporal information, two separate analyses were performed using these measures. The 1D temporal axis was analyzed (where location is defined as the position along the 1D axis), and the 2D spatial axes were analyzed (where location is defined in the traditional, spatial way).</w:t>
      </w:r>
    </w:p>
    <w:p w14:paraId="164A0542" w14:textId="77777777" w:rsidR="00A92435" w:rsidRDefault="00A92435" w:rsidP="00A92435">
      <w:r>
        <w:t xml:space="preserve">Third, the effects of context boundaries on temporal memory distances were evaluated by normalizing the pairwise distance between within and across context items (dividing their reconstructed distance by the expected distance) then mean-centering to make 0 represent a perfect placement (i.e. d&gt;0 represent items placed further than expected, and d&lt;0 represent items placed closer than expected). </w:t>
      </w:r>
    </w:p>
    <w:p w14:paraId="30B881B4" w14:textId="77777777" w:rsidR="00A92435" w:rsidRDefault="00A92435" w:rsidP="00A92435">
      <w:r>
        <w:t>Finally, the impact of context on relational memory errors was evaluated by determining the number of identity-location misassignments to another within-context item (i.e. the other item with which it shared a temporal context) or an across-context item. Chance level for within- and across-context misassignments were computed by taking the number of identity-location permutations for within and across context identity-location pairs. The two items which had no temporal context were excluded from this part of the analysis, and, therefore, the chance levels were 8/8</w:t>
      </w:r>
      <w:r w:rsidRPr="007C6B14">
        <w:rPr>
          <w:i/>
        </w:rPr>
        <w:t>P</w:t>
      </w:r>
      <w:r>
        <w:t>2 and 1-8/8</w:t>
      </w:r>
      <w:r w:rsidRPr="007C6B14">
        <w:rPr>
          <w:i/>
        </w:rPr>
        <w:t>P</w:t>
      </w:r>
      <w:r>
        <w:t xml:space="preserve">2, or 0.143 and </w:t>
      </w:r>
      <w:r w:rsidRPr="0073570F">
        <w:t>0.857</w:t>
      </w:r>
      <w:r>
        <w:t xml:space="preserve">, respectively, where </w:t>
      </w:r>
      <w:proofErr w:type="spellStart"/>
      <w:r>
        <w:t>n</w:t>
      </w:r>
      <w:r w:rsidRPr="007C6B14">
        <w:rPr>
          <w:i/>
        </w:rPr>
        <w:t>P</w:t>
      </w:r>
      <w:r>
        <w:t>r</w:t>
      </w:r>
      <w:proofErr w:type="spellEnd"/>
      <w:r>
        <w:t xml:space="preserve"> represents the number of r-length permutations of n items and the number 8 is due to the 4 contexts containing 2 possible within-context misassignments each (i.e. items a and b within a context can be misassigned a</w:t>
      </w:r>
      <w:r>
        <w:sym w:font="Wingdings" w:char="F0E0"/>
      </w:r>
      <w:r>
        <w:t>b’s location or b</w:t>
      </w:r>
      <w:r>
        <w:sym w:font="Wingdings" w:char="F0E0"/>
      </w:r>
      <w:r>
        <w:t>a’s location).</w:t>
      </w:r>
    </w:p>
    <w:p w14:paraId="3154B03B" w14:textId="77777777" w:rsidR="00A92435" w:rsidRPr="0058162C" w:rsidRDefault="00A92435" w:rsidP="00A92435">
      <w:pPr>
        <w:rPr>
          <w:rStyle w:val="IntenseEmphasis"/>
        </w:rPr>
      </w:pPr>
      <w:r w:rsidRPr="0058162C">
        <w:rPr>
          <w:rStyle w:val="IntenseEmphasis"/>
        </w:rPr>
        <w:t>Statistical Analysis</w:t>
      </w:r>
    </w:p>
    <w:p w14:paraId="18F9991C" w14:textId="77777777" w:rsidR="00A92435" w:rsidRDefault="00A92435" w:rsidP="00A92435">
      <w:r>
        <w:lastRenderedPageBreak/>
        <w:t>All analyses which compare trial-by-trial performance use repeated measures analysis of variance using SPSS. Where appropriate, Huynh-Feldt correction was applied. Comparisons which involved collapsing performance across trials used either paired-sample, two-tailed t-tests or one-sample, two-tailed t-tests (for comparison to expected chance values). All tests used an alpha value of 0.05 to determine significance.</w:t>
      </w:r>
    </w:p>
    <w:p w14:paraId="3A737A33" w14:textId="77777777" w:rsidR="00A92435" w:rsidRDefault="00A92435" w:rsidP="00A92435">
      <w:pPr>
        <w:pStyle w:val="Heading1"/>
      </w:pPr>
      <w:r>
        <w:t>Results</w:t>
      </w:r>
    </w:p>
    <w:p w14:paraId="7B23C4C0" w14:textId="77777777" w:rsidR="00A92435" w:rsidRDefault="00A92435" w:rsidP="00A92435">
      <w:pPr>
        <w:rPr>
          <w:rStyle w:val="IntenseEmphasis"/>
        </w:rPr>
      </w:pPr>
      <w:r>
        <w:rPr>
          <w:rStyle w:val="IntenseEmphasis"/>
        </w:rPr>
        <w:t>Overall Accuracy and Navigation (Misplacement Measures and Navigation Distance)</w:t>
      </w:r>
    </w:p>
    <w:p w14:paraId="263FEBDE" w14:textId="77777777" w:rsidR="00A92435" w:rsidRDefault="00A92435" w:rsidP="00A92435">
      <w:commentRangeStart w:id="60"/>
      <w:r>
        <w:t xml:space="preserve">Three repeated measures ANOVAs (one for each event type) across trials (1-4) revealed that </w:t>
      </w:r>
      <w:commentRangeEnd w:id="60"/>
      <w:r>
        <w:rPr>
          <w:rStyle w:val="CommentReference"/>
        </w:rPr>
        <w:commentReference w:id="60"/>
      </w:r>
      <w:r>
        <w:t xml:space="preserve">accuracy in both space and time as well as event type improved significantly across trials (see </w:t>
      </w:r>
      <w:r w:rsidRPr="002C0A57">
        <w:rPr>
          <w:b/>
        </w:rPr>
        <w:t>Figure 2</w:t>
      </w:r>
      <w:r>
        <w:t>) for space [F(2.14, 89.79)=25.54, p&lt;0.001], time [F(1.95, 81.94)=78.88, p&lt;0.001], and event type [F(2.56, 107.47)=49.64, p&lt;0.001]. Indeed, participants showed significant improvement trial over trial for all measures</w:t>
      </w:r>
      <w:commentRangeStart w:id="61"/>
      <w:r>
        <w:t xml:space="preserve"> [STATS, e.g. t’s &gt; X.XX, p’s &lt; 0.xx], </w:t>
      </w:r>
      <w:commentRangeEnd w:id="61"/>
      <w:r>
        <w:rPr>
          <w:rStyle w:val="CommentReference"/>
        </w:rPr>
        <w:commentReference w:id="61"/>
      </w:r>
      <w:r>
        <w:t>except for the final trial for space [F(1, 42)=2.28, p=0.14)]. Additionally, memory for event type improved significantly across trials (</w:t>
      </w:r>
      <w:proofErr w:type="gramStart"/>
      <w:r>
        <w:t>F(</w:t>
      </w:r>
      <w:proofErr w:type="gramEnd"/>
      <w:r>
        <w:t xml:space="preserve">1, 42)=5.53, p=0.02 between trials 3 and 4). </w:t>
      </w:r>
      <w:commentRangeStart w:id="62"/>
      <w:commentRangeStart w:id="63"/>
      <w:r>
        <w:t xml:space="preserve">Finally, the amount of distance travelled in space and time also improves across trials </w:t>
      </w:r>
      <w:commentRangeStart w:id="64"/>
      <w:r>
        <w:t>[STATS]</w:t>
      </w:r>
      <w:commentRangeEnd w:id="64"/>
      <w:r>
        <w:rPr>
          <w:rStyle w:val="CommentReference"/>
        </w:rPr>
        <w:commentReference w:id="64"/>
      </w:r>
      <w:r>
        <w:t>, showing improved navigation efficacy in addition to test-time memory performance.</w:t>
      </w:r>
      <w:commentRangeEnd w:id="62"/>
      <w:r>
        <w:rPr>
          <w:rStyle w:val="CommentReference"/>
        </w:rPr>
        <w:commentReference w:id="62"/>
      </w:r>
      <w:commentRangeEnd w:id="63"/>
      <w:r>
        <w:rPr>
          <w:rStyle w:val="CommentReference"/>
        </w:rPr>
        <w:commentReference w:id="63"/>
      </w:r>
    </w:p>
    <w:p w14:paraId="7D486FB2" w14:textId="77777777" w:rsidR="00A92435" w:rsidRDefault="00A92435" w:rsidP="00A92435">
      <w:pPr>
        <w:rPr>
          <w:rStyle w:val="IntenseEmphasis"/>
        </w:rPr>
      </w:pPr>
      <w:commentRangeStart w:id="65"/>
      <w:r>
        <w:rPr>
          <w:noProof/>
        </w:rPr>
        <w:drawing>
          <wp:inline distT="0" distB="0" distL="0" distR="0" wp14:anchorId="4E3757B4" wp14:editId="3C2C6790">
            <wp:extent cx="1965960" cy="2743200"/>
            <wp:effectExtent l="0" t="0" r="15240" b="0"/>
            <wp:docPr id="242" name="Chart 242">
              <a:extLst xmlns:a="http://schemas.openxmlformats.org/drawingml/2006/main">
                <a:ext uri="{FF2B5EF4-FFF2-40B4-BE49-F238E27FC236}">
                  <a16:creationId xmlns:a16="http://schemas.microsoft.com/office/drawing/2014/main" id="{12FCD9CC-10B3-4882-8B48-8A443438C3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65"/>
      <w:r>
        <w:rPr>
          <w:rStyle w:val="CommentReference"/>
        </w:rPr>
        <w:commentReference w:id="65"/>
      </w:r>
      <w:r>
        <w:rPr>
          <w:noProof/>
        </w:rPr>
        <w:drawing>
          <wp:inline distT="0" distB="0" distL="0" distR="0" wp14:anchorId="0E8DCA9E" wp14:editId="70A2D7ED">
            <wp:extent cx="1965960" cy="2743200"/>
            <wp:effectExtent l="0" t="0" r="15240" b="0"/>
            <wp:docPr id="243" name="Chart 243">
              <a:extLst xmlns:a="http://schemas.openxmlformats.org/drawingml/2006/main">
                <a:ext uri="{FF2B5EF4-FFF2-40B4-BE49-F238E27FC236}">
                  <a16:creationId xmlns:a16="http://schemas.microsoft.com/office/drawing/2014/main" id="{68973838-2040-4B05-A224-C6AE8E5521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rPr>
        <w:drawing>
          <wp:inline distT="0" distB="0" distL="0" distR="0" wp14:anchorId="324298B5" wp14:editId="3FE92A1A">
            <wp:extent cx="1965960" cy="2743200"/>
            <wp:effectExtent l="0" t="0" r="15240" b="0"/>
            <wp:docPr id="244" name="Chart 244">
              <a:extLst xmlns:a="http://schemas.openxmlformats.org/drawingml/2006/main">
                <a:ext uri="{FF2B5EF4-FFF2-40B4-BE49-F238E27FC236}">
                  <a16:creationId xmlns:a16="http://schemas.microsoft.com/office/drawing/2014/main" id="{58758795-8960-4CC7-A887-9E8CF5C369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EF20DE0" w14:textId="77777777" w:rsidR="00A92435" w:rsidRDefault="00A92435" w:rsidP="00A92435">
      <w:pPr>
        <w:rPr>
          <w:rStyle w:val="IntenseEmphasis"/>
        </w:rPr>
      </w:pPr>
      <w:r>
        <w:rPr>
          <w:noProof/>
        </w:rPr>
        <w:lastRenderedPageBreak/>
        <w:drawing>
          <wp:inline distT="0" distB="0" distL="0" distR="0" wp14:anchorId="6F00F2D2" wp14:editId="12705828">
            <wp:extent cx="2953512" cy="2743200"/>
            <wp:effectExtent l="0" t="0" r="18415" b="0"/>
            <wp:docPr id="14" name="Chart 14">
              <a:extLst xmlns:a="http://schemas.openxmlformats.org/drawingml/2006/main">
                <a:ext uri="{FF2B5EF4-FFF2-40B4-BE49-F238E27FC236}">
                  <a16:creationId xmlns:a16="http://schemas.microsoft.com/office/drawing/2014/main" id="{ED93B2EF-902C-4D3C-ADAE-012963106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rPr>
        <w:drawing>
          <wp:inline distT="0" distB="0" distL="0" distR="0" wp14:anchorId="7AF29F5D" wp14:editId="48D8B2C3">
            <wp:extent cx="2953512" cy="2743200"/>
            <wp:effectExtent l="0" t="0" r="18415" b="0"/>
            <wp:docPr id="245" name="Chart 245">
              <a:extLst xmlns:a="http://schemas.openxmlformats.org/drawingml/2006/main">
                <a:ext uri="{FF2B5EF4-FFF2-40B4-BE49-F238E27FC236}">
                  <a16:creationId xmlns:a16="http://schemas.microsoft.com/office/drawing/2014/main" id="{CE31528F-B854-4AB1-B4EB-C271B6081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0B414A" w14:textId="77777777" w:rsidR="00A92435" w:rsidRDefault="00A92435" w:rsidP="00A92435">
      <w:pPr>
        <w:rPr>
          <w:rStyle w:val="IntenseEmphasis"/>
        </w:rPr>
      </w:pPr>
      <w:r>
        <w:rPr>
          <w:noProof/>
        </w:rPr>
        <mc:AlternateContent>
          <mc:Choice Requires="wps">
            <w:drawing>
              <wp:inline distT="0" distB="0" distL="0" distR="0" wp14:anchorId="3C4EC5F8" wp14:editId="350DA0D9">
                <wp:extent cx="5754370" cy="1666875"/>
                <wp:effectExtent l="0" t="0" r="0" b="95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666875"/>
                        </a:xfrm>
                        <a:prstGeom prst="rect">
                          <a:avLst/>
                        </a:prstGeom>
                        <a:solidFill>
                          <a:srgbClr val="FFFFFF"/>
                        </a:solidFill>
                        <a:ln w="9525">
                          <a:noFill/>
                          <a:miter lim="800000"/>
                          <a:headEnd/>
                          <a:tailEnd/>
                        </a:ln>
                      </wps:spPr>
                      <wps:txbx>
                        <w:txbxContent>
                          <w:p w14:paraId="12A5106F" w14:textId="77777777" w:rsidR="00BD3B29" w:rsidRDefault="00BD3B29" w:rsidP="00A92435">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wps:txbx>
                      <wps:bodyPr rot="0" vert="horz" wrap="square" lIns="91440" tIns="45720" rIns="91440" bIns="45720" anchor="t" anchorCtr="0">
                        <a:noAutofit/>
                      </wps:bodyPr>
                    </wps:wsp>
                  </a:graphicData>
                </a:graphic>
              </wp:inline>
            </w:drawing>
          </mc:Choice>
          <mc:Fallback>
            <w:pict>
              <v:shape w14:anchorId="3C4EC5F8" id="_x0000_s1038" type="#_x0000_t202" style="width:453.1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" stroked="f">
                <v:textbox>
                  <w:txbxContent>
                    <w:p w14:paraId="12A5106F" w14:textId="77777777" w:rsidR="00BD3B29" w:rsidRDefault="00BD3B29" w:rsidP="00A92435">
                      <w:r>
                        <w:rPr>
                          <w:b/>
                        </w:rPr>
                        <w:t>Figure 2</w:t>
                      </w:r>
                      <w:r>
                        <w:t>: Overall errors along each of the three major information types in the task and navigation distances in space and time. Space misplacement and time misplacement are continuous variables computed via the sum of the Euclidean distance of all items in a trial to their expected locations in space and time. The number of incorrect event types is just a count of the number of items which were assigned the studied event type. Note that participants improved in all metrics between trials 1 and 4, showing the task was generally well understood. Moreover, navigation performance improved across trials in both space and time showing the improvement was not just in memory during test but also study performance.</w:t>
                      </w:r>
                    </w:p>
                  </w:txbxContent>
                </v:textbox>
                <w10:anchorlock/>
              </v:shape>
            </w:pict>
          </mc:Fallback>
        </mc:AlternateContent>
      </w:r>
    </w:p>
    <w:p w14:paraId="55D47179" w14:textId="77777777" w:rsidR="00A92435" w:rsidRPr="009B68C7" w:rsidRDefault="00A92435" w:rsidP="00A92435">
      <w:pPr>
        <w:rPr>
          <w:rStyle w:val="IntenseEmphasis"/>
        </w:rPr>
      </w:pPr>
      <w:r>
        <w:rPr>
          <w:rStyle w:val="IntenseEmphasis"/>
        </w:rPr>
        <w:t>Relational Memory Errors</w:t>
      </w:r>
    </w:p>
    <w:p w14:paraId="521214A2" w14:textId="77777777" w:rsidR="00A92435" w:rsidRDefault="00A92435" w:rsidP="00A92435">
      <w:r>
        <w:t xml:space="preserve">Relational memory errors (identity-location misassignments) were evaluated in space and time separately (see </w:t>
      </w:r>
      <w:r w:rsidRPr="002C0A57">
        <w:rPr>
          <w:b/>
        </w:rPr>
        <w:t>Figure 3</w:t>
      </w:r>
      <w:r>
        <w:t>), showing that significantly more relational errors were committed in time than in space (</w:t>
      </w:r>
      <w:commentRangeStart w:id="66"/>
      <w:r>
        <w:t>F(1, 42)=</w:t>
      </w:r>
      <w:r w:rsidRPr="00C672CF">
        <w:t xml:space="preserve"> </w:t>
      </w:r>
      <w:r>
        <w:t>21.32 p&lt;0.001</w:t>
      </w:r>
      <w:commentRangeEnd w:id="66"/>
      <w:r>
        <w:rPr>
          <w:rStyle w:val="CommentReference"/>
        </w:rPr>
        <w:commentReference w:id="66"/>
      </w:r>
      <w:r>
        <w:t xml:space="preserve">) </w:t>
      </w:r>
      <w:commentRangeStart w:id="67"/>
      <w:r>
        <w:t xml:space="preserve">even across trials </w:t>
      </w:r>
      <w:commentRangeEnd w:id="67"/>
      <w:r>
        <w:rPr>
          <w:rStyle w:val="CommentReference"/>
        </w:rPr>
        <w:commentReference w:id="67"/>
      </w:r>
      <w:r>
        <w:t>(F(2.56, 107.43,)=13.13, p&lt;0.001 for space and F(3, 126)=11.97, p&lt;0.001 for time). In space, the number of relational errors begin to stabilize by trial 2 (</w:t>
      </w:r>
      <w:commentRangeStart w:id="68"/>
      <w:r>
        <w:t>F(1, 42)=3.45, p=0.07 between trials 2 and 3</w:t>
      </w:r>
      <w:commentRangeEnd w:id="68"/>
      <w:r>
        <w:rPr>
          <w:rStyle w:val="CommentReference"/>
        </w:rPr>
        <w:commentReference w:id="68"/>
      </w:r>
      <w:r>
        <w:t>), continuing to trial 4 (F(1, 42)=1.84, p=0.18 between trials 3 and 4)</w:t>
      </w:r>
      <w:commentRangeStart w:id="69"/>
      <w:r>
        <w:t xml:space="preserve">. </w:t>
      </w:r>
      <w:commentRangeEnd w:id="69"/>
      <w:r>
        <w:rPr>
          <w:rStyle w:val="CommentReference"/>
        </w:rPr>
        <w:commentReference w:id="69"/>
      </w:r>
    </w:p>
    <w:p w14:paraId="1AAE775A" w14:textId="77777777" w:rsidR="00A92435" w:rsidRDefault="00A92435" w:rsidP="00A92435">
      <w:pPr>
        <w:pStyle w:val="Subtitle"/>
        <w:rPr>
          <w:rStyle w:val="IntenseEmphasis"/>
        </w:rPr>
      </w:pPr>
      <w:r>
        <w:rPr>
          <w:rStyle w:val="IntenseEmphasis"/>
        </w:rPr>
        <w:lastRenderedPageBreak/>
        <w:br/>
      </w:r>
      <w:r>
        <w:rPr>
          <w:noProof/>
        </w:rPr>
        <w:drawing>
          <wp:inline distT="0" distB="0" distL="0" distR="0" wp14:anchorId="66E071EE" wp14:editId="4B7FB424">
            <wp:extent cx="2560320" cy="3200400"/>
            <wp:effectExtent l="0" t="0" r="11430" b="0"/>
            <wp:docPr id="246" name="Chart 246">
              <a:extLst xmlns:a="http://schemas.openxmlformats.org/drawingml/2006/main">
                <a:ext uri="{FF2B5EF4-FFF2-40B4-BE49-F238E27FC236}">
                  <a16:creationId xmlns:a16="http://schemas.microsoft.com/office/drawing/2014/main" id="{66DAF90B-39CD-4CE3-9527-22175DCFBE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rPr>
        <w:drawing>
          <wp:inline distT="0" distB="0" distL="0" distR="0" wp14:anchorId="7D2EAC81" wp14:editId="029CD27E">
            <wp:extent cx="3337560" cy="3200400"/>
            <wp:effectExtent l="0" t="0" r="15240" b="0"/>
            <wp:docPr id="247" name="Chart 247">
              <a:extLst xmlns:a="http://schemas.openxmlformats.org/drawingml/2006/main">
                <a:ext uri="{FF2B5EF4-FFF2-40B4-BE49-F238E27FC236}">
                  <a16:creationId xmlns:a16="http://schemas.microsoft.com/office/drawing/2014/main" id="{61D021D4-ACBD-48FB-83E8-6613014989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256BC6" w14:textId="77777777" w:rsidR="00A92435" w:rsidRDefault="00A92435" w:rsidP="00A92435">
      <w:pPr>
        <w:pStyle w:val="Subtitle"/>
        <w:rPr>
          <w:rStyle w:val="IntenseEmphasis"/>
        </w:rPr>
      </w:pPr>
      <w:r>
        <w:rPr>
          <w:noProof/>
        </w:rPr>
        <mc:AlternateContent>
          <mc:Choice Requires="wps">
            <w:drawing>
              <wp:inline distT="0" distB="0" distL="0" distR="0" wp14:anchorId="5543E88A" wp14:editId="293CDBE4">
                <wp:extent cx="5754370" cy="847725"/>
                <wp:effectExtent l="0" t="0" r="0" b="9525"/>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61743DDA" w14:textId="77777777" w:rsidR="00BD3B29" w:rsidRDefault="00BD3B29" w:rsidP="00A92435">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wps:txbx>
                      <wps:bodyPr rot="0" vert="horz" wrap="square" lIns="91440" tIns="45720" rIns="91440" bIns="45720" anchor="t" anchorCtr="0">
                        <a:noAutofit/>
                      </wps:bodyPr>
                    </wps:wsp>
                  </a:graphicData>
                </a:graphic>
              </wp:inline>
            </w:drawing>
          </mc:Choice>
          <mc:Fallback>
            <w:pict>
              <v:shape w14:anchorId="5543E88A" id="_x0000_s1039"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9Gil4yMCAAAlBAAADgAAAAAAAAAAAAAAAAAuAgAAZHJzL2Uyb0RvYy54bWxQ&#10;SwECLQAUAAYACAAAACEApzz/ENsAAAAFAQAADwAAAAAAAAAAAAAAAAB9BAAAZHJzL2Rvd25yZXYu&#10;eG1sUEsFBgAAAAAEAAQA8wAAAIUFAAAAAA==&#10;" stroked="f">
                <v:textbox>
                  <w:txbxContent>
                    <w:p w14:paraId="61743DDA" w14:textId="77777777" w:rsidR="00BD3B29" w:rsidRDefault="00BD3B29" w:rsidP="00A92435">
                      <w:r>
                        <w:rPr>
                          <w:b/>
                        </w:rPr>
                        <w:t>Figure 3</w:t>
                      </w:r>
                      <w:r>
                        <w:t>: Relational memory errors were evaluated in both space and time independently by measuring the number of items which were assigned to another item’s location (i.e. a misbinding). The number of these errors in time was greater than the number in space. This difference did not change across trials, though both errors decreased as accuracy improved.</w:t>
                      </w:r>
                    </w:p>
                  </w:txbxContent>
                </v:textbox>
                <w10:anchorlock/>
              </v:shape>
            </w:pict>
          </mc:Fallback>
        </mc:AlternateContent>
      </w:r>
    </w:p>
    <w:p w14:paraId="60A4479F" w14:textId="77777777" w:rsidR="00A92435" w:rsidRPr="009B68C7" w:rsidRDefault="00A92435" w:rsidP="00A92435">
      <w:pPr>
        <w:pStyle w:val="Subtitle"/>
        <w:rPr>
          <w:rStyle w:val="IntenseEmphasis"/>
        </w:rPr>
      </w:pPr>
      <w:r>
        <w:rPr>
          <w:rStyle w:val="IntenseEmphasis"/>
        </w:rPr>
        <w:t xml:space="preserve">Temporal Context Boundary </w:t>
      </w:r>
      <w:commentRangeStart w:id="70"/>
      <w:r>
        <w:rPr>
          <w:rStyle w:val="IntenseEmphasis"/>
        </w:rPr>
        <w:t>Effects</w:t>
      </w:r>
      <w:commentRangeEnd w:id="70"/>
      <w:r>
        <w:rPr>
          <w:rStyle w:val="CommentReference"/>
          <w:rFonts w:eastAsiaTheme="minorHAnsi"/>
          <w:color w:val="auto"/>
          <w:spacing w:val="0"/>
        </w:rPr>
        <w:commentReference w:id="70"/>
      </w:r>
    </w:p>
    <w:p w14:paraId="195C7D8C" w14:textId="77777777" w:rsidR="00A92435" w:rsidRDefault="00A92435" w:rsidP="00A92435">
      <w:r>
        <w:t xml:space="preserve">To evaluate temporal context boundary effects, only items that had been placed in their correct context were considered. A strong temporal context boundary effect (see </w:t>
      </w:r>
      <w:r w:rsidRPr="001F32FF">
        <w:rPr>
          <w:b/>
        </w:rPr>
        <w:t>Figure 4</w:t>
      </w:r>
      <w:r>
        <w:t xml:space="preserve">) was observed that within-context items were placed closer together than across context items in time (paired sample t-test; </w:t>
      </w:r>
      <w:proofErr w:type="gramStart"/>
      <w:r>
        <w:t>t(</w:t>
      </w:r>
      <w:proofErr w:type="gramEnd"/>
      <w:r>
        <w:t xml:space="preserve">30)=4.13, p&lt;0.001). This effect was mostly dominated by across-context items being reconstructed as farther apart than they were studied </w:t>
      </w:r>
      <w:commentRangeStart w:id="71"/>
      <w:r>
        <w:t xml:space="preserve">(i.e. a main effect of within vs. across such that the magnitude of the across component is larger than the within component; </w:t>
      </w:r>
      <w:proofErr w:type="gramStart"/>
      <w:r>
        <w:t>F(</w:t>
      </w:r>
      <w:proofErr w:type="gramEnd"/>
      <w:r>
        <w:t xml:space="preserve">1, 106)=80.84, p&lt; 0.001); however, within-context items were significantly closer together than expected (i.e. the magnitude of the within component is significantly different from 0; t(42)=7.14, p&lt;0.001). </w:t>
      </w:r>
      <w:commentRangeEnd w:id="71"/>
      <w:r>
        <w:rPr>
          <w:rStyle w:val="CommentReference"/>
        </w:rPr>
        <w:commentReference w:id="71"/>
      </w:r>
      <w:r>
        <w:t xml:space="preserve"> </w:t>
      </w:r>
    </w:p>
    <w:p w14:paraId="0C493516" w14:textId="77777777" w:rsidR="00A92435" w:rsidRDefault="00A92435" w:rsidP="00A92435">
      <w:r>
        <w:t xml:space="preserve">A dimension (space, time) x trail (1-4) repeated measures ANOVA revealed that </w:t>
      </w:r>
      <w:commentRangeStart w:id="72"/>
      <w:r>
        <w:t xml:space="preserve">……… </w:t>
      </w:r>
      <w:commentRangeEnd w:id="72"/>
      <w:r>
        <w:rPr>
          <w:rStyle w:val="CommentReference"/>
        </w:rPr>
        <w:commentReference w:id="72"/>
      </w:r>
      <w:commentRangeStart w:id="73"/>
      <w:r>
        <w:t>The context boundary effect did not become significantly weaker trial-over-trial despite increases in both spatial and temporal accurac</w:t>
      </w:r>
      <w:commentRangeEnd w:id="73"/>
      <w:r>
        <w:rPr>
          <w:rStyle w:val="CommentReference"/>
        </w:rPr>
        <w:commentReference w:id="73"/>
      </w:r>
      <w:r>
        <w:t xml:space="preserve">y (see </w:t>
      </w:r>
      <w:r w:rsidRPr="001F32FF">
        <w:rPr>
          <w:b/>
        </w:rPr>
        <w:t>Figure 4</w:t>
      </w:r>
      <w:r>
        <w:t>; F(2.208, 17.660)=1.155, p=0.342 for within and F(1.731, 13.845)=0.076, p=0.904).</w:t>
      </w:r>
    </w:p>
    <w:p w14:paraId="6F863C92" w14:textId="77777777" w:rsidR="00A92435" w:rsidRDefault="00A92435" w:rsidP="00A92435">
      <w:r w:rsidRPr="009C752E">
        <w:rPr>
          <w:noProof/>
        </w:rPr>
        <w:lastRenderedPageBreak/>
        <w:drawing>
          <wp:inline distT="0" distB="0" distL="0" distR="0" wp14:anchorId="1ECC7792" wp14:editId="2513E94B">
            <wp:extent cx="2560320" cy="3200400"/>
            <wp:effectExtent l="0" t="0" r="11430" b="0"/>
            <wp:docPr id="248" name="Chart 248">
              <a:extLst xmlns:a="http://schemas.openxmlformats.org/drawingml/2006/main">
                <a:ext uri="{FF2B5EF4-FFF2-40B4-BE49-F238E27FC236}">
                  <a16:creationId xmlns:a16="http://schemas.microsoft.com/office/drawing/2014/main" id="{8815906E-DB34-40F8-80BD-7CEC68C737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9C752E">
        <w:rPr>
          <w:noProof/>
        </w:rPr>
        <w:drawing>
          <wp:inline distT="0" distB="0" distL="0" distR="0" wp14:anchorId="07E9A024" wp14:editId="28B139E8">
            <wp:extent cx="3337560" cy="3200400"/>
            <wp:effectExtent l="0" t="0" r="15240" b="0"/>
            <wp:docPr id="249" name="Chart 249">
              <a:extLst xmlns:a="http://schemas.openxmlformats.org/drawingml/2006/main">
                <a:ext uri="{FF2B5EF4-FFF2-40B4-BE49-F238E27FC236}">
                  <a16:creationId xmlns:a16="http://schemas.microsoft.com/office/drawing/2014/main" id="{C0EFE98A-FEEF-4490-A986-9ABA91F0D6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BCE93FE" w14:textId="77777777" w:rsidR="00A92435" w:rsidRDefault="00A92435" w:rsidP="00A92435">
      <w:pPr>
        <w:rPr>
          <w:rStyle w:val="IntenseEmphasis"/>
        </w:rPr>
      </w:pPr>
      <w:r>
        <w:rPr>
          <w:noProof/>
        </w:rPr>
        <mc:AlternateContent>
          <mc:Choice Requires="wps">
            <w:drawing>
              <wp:inline distT="0" distB="0" distL="0" distR="0" wp14:anchorId="32072EEE" wp14:editId="58A03C66">
                <wp:extent cx="5754370" cy="847725"/>
                <wp:effectExtent l="0" t="0" r="0" b="9525"/>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847725"/>
                        </a:xfrm>
                        <a:prstGeom prst="rect">
                          <a:avLst/>
                        </a:prstGeom>
                        <a:solidFill>
                          <a:srgbClr val="FFFFFF"/>
                        </a:solidFill>
                        <a:ln w="9525">
                          <a:noFill/>
                          <a:miter lim="800000"/>
                          <a:headEnd/>
                          <a:tailEnd/>
                        </a:ln>
                      </wps:spPr>
                      <wps:txbx>
                        <w:txbxContent>
                          <w:p w14:paraId="4375B1A2" w14:textId="77777777" w:rsidR="00BD3B29" w:rsidRDefault="00BD3B29" w:rsidP="00A92435">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wps:txbx>
                      <wps:bodyPr rot="0" vert="horz" wrap="square" lIns="91440" tIns="45720" rIns="91440" bIns="45720" anchor="t" anchorCtr="0">
                        <a:noAutofit/>
                      </wps:bodyPr>
                    </wps:wsp>
                  </a:graphicData>
                </a:graphic>
              </wp:inline>
            </w:drawing>
          </mc:Choice>
          <mc:Fallback>
            <w:pict>
              <v:shape w14:anchorId="32072EEE" id="_x0000_s1040" type="#_x0000_t202" style="width:453.1pt;height:6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" stroked="f">
                <v:textbox>
                  <w:txbxContent>
                    <w:p w14:paraId="4375B1A2" w14:textId="77777777" w:rsidR="00BD3B29" w:rsidRDefault="00BD3B29" w:rsidP="00A92435">
                      <w:r>
                        <w:rPr>
                          <w:b/>
                        </w:rPr>
                        <w:t>Figure 4</w:t>
                      </w:r>
                      <w:r>
                        <w:t>: Context boundary effects (i.e. the misjudgment of distance of within context items as being closer together than expected and across context items as being further apart than expected) can be seen both in within and across context items. These effects are persistent regardless of the trial number.</w:t>
                      </w:r>
                    </w:p>
                  </w:txbxContent>
                </v:textbox>
                <w10:anchorlock/>
              </v:shape>
            </w:pict>
          </mc:Fallback>
        </mc:AlternateContent>
      </w:r>
      <w:r>
        <w:rPr>
          <w:rStyle w:val="IntenseEmphasis"/>
        </w:rPr>
        <w:br/>
      </w:r>
      <w:r w:rsidRPr="00771337">
        <w:rPr>
          <w:rStyle w:val="IntenseEmphasis"/>
        </w:rPr>
        <w:t>Effect of Context on Relational Memory Errors</w:t>
      </w:r>
    </w:p>
    <w:p w14:paraId="0F1040EE" w14:textId="77777777" w:rsidR="00A92435" w:rsidRPr="00771337" w:rsidRDefault="00A92435" w:rsidP="00A92435">
      <w:pPr>
        <w:rPr>
          <w:rStyle w:val="IntenseEmphasis"/>
        </w:rPr>
      </w:pPr>
      <w:r>
        <w:t>Finally, when evaluating the identity-location misassignments (i.e. the number of items placed in another item’s location) within vs. across contexts, within-context items were misassigned to each other’s locations far more often than would be expected by chance (t(42)=7.100, p&lt;0.001 for within and</w:t>
      </w:r>
      <w:commentRangeStart w:id="74"/>
      <w:r>
        <w:t xml:space="preserve"> t(42)=7.530, p&lt;0.001 for across</w:t>
      </w:r>
      <w:commentRangeEnd w:id="74"/>
      <w:r>
        <w:rPr>
          <w:rStyle w:val="CommentReference"/>
        </w:rPr>
        <w:commentReference w:id="74"/>
      </w:r>
      <w:r>
        <w:t xml:space="preserve">), suggesting that the contexts  biased the relational memory representation, causing confusing between within-context temporal item locations (see </w:t>
      </w:r>
      <w:r w:rsidRPr="001F32FF">
        <w:rPr>
          <w:b/>
        </w:rPr>
        <w:t>Figure 5</w:t>
      </w:r>
      <w:r>
        <w:t xml:space="preserve">). As a proportion of the relational memory errors which occur across trials, this effect increased trial over trial (F(3, 90)=23.102, p&lt;0.001) until trials 3 to 4 (see </w:t>
      </w:r>
      <w:r w:rsidRPr="001F32FF">
        <w:rPr>
          <w:b/>
        </w:rPr>
        <w:t>Figure 5</w:t>
      </w:r>
      <w:commentRangeStart w:id="75"/>
      <w:r>
        <w:t>; F(1, 30)=</w:t>
      </w:r>
      <w:commentRangeEnd w:id="75"/>
      <w:r>
        <w:rPr>
          <w:rStyle w:val="CommentReference"/>
        </w:rPr>
        <w:commentReference w:id="75"/>
      </w:r>
      <w:r>
        <w:t>0.281, p=0.60 between trials 3 and 4)</w:t>
      </w:r>
      <w:commentRangeStart w:id="76"/>
      <w:r>
        <w:t>.</w:t>
      </w:r>
      <w:commentRangeEnd w:id="76"/>
      <w:r>
        <w:rPr>
          <w:rStyle w:val="CommentReference"/>
        </w:rPr>
        <w:commentReference w:id="76"/>
      </w:r>
      <w:r>
        <w:t xml:space="preserve"> Note, this increase in within-context misassignments ran counter to the improvements in overall accuracy and reduced numbers overall relational memory errors, further suggesting the presence of context may bias relational memory representations, resulting in the remaining misassignments being those in which items are assigned to a within context-item location. </w:t>
      </w:r>
    </w:p>
    <w:p w14:paraId="7D97B323" w14:textId="77777777" w:rsidR="00A92435" w:rsidRDefault="00A92435" w:rsidP="00A92435">
      <w:r>
        <w:rPr>
          <w:noProof/>
        </w:rPr>
        <w:lastRenderedPageBreak/>
        <w:drawing>
          <wp:inline distT="0" distB="0" distL="0" distR="0" wp14:anchorId="1639EA07" wp14:editId="46D3C145">
            <wp:extent cx="2560320" cy="3200400"/>
            <wp:effectExtent l="0" t="0" r="11430" b="0"/>
            <wp:docPr id="250" name="Chart 250">
              <a:extLst xmlns:a="http://schemas.openxmlformats.org/drawingml/2006/main">
                <a:ext uri="{FF2B5EF4-FFF2-40B4-BE49-F238E27FC236}">
                  <a16:creationId xmlns:a16="http://schemas.microsoft.com/office/drawing/2014/main" id="{CD40E294-0913-4ADD-B374-D4853C29E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rStyle w:val="CommentReference"/>
        </w:rPr>
        <w:commentReference w:id="77"/>
      </w:r>
      <w:r>
        <w:rPr>
          <w:rStyle w:val="CommentReference"/>
        </w:rPr>
        <w:commentReference w:id="78"/>
      </w:r>
      <w:r>
        <w:rPr>
          <w:noProof/>
        </w:rPr>
        <w:drawing>
          <wp:inline distT="0" distB="0" distL="0" distR="0" wp14:anchorId="44AA4CC8" wp14:editId="545070E4">
            <wp:extent cx="3337560" cy="3200400"/>
            <wp:effectExtent l="0" t="0" r="15240" b="0"/>
            <wp:docPr id="251" name="Chart 251">
              <a:extLst xmlns:a="http://schemas.openxmlformats.org/drawingml/2006/main">
                <a:ext uri="{FF2B5EF4-FFF2-40B4-BE49-F238E27FC236}">
                  <a16:creationId xmlns:a16="http://schemas.microsoft.com/office/drawing/2014/main" id="{135708B6-1308-44DB-82DB-C7E081B0F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commentRangeStart w:id="79"/>
    <w:p w14:paraId="3FC04D43" w14:textId="77777777" w:rsidR="00A92435" w:rsidRDefault="00A92435" w:rsidP="00A92435">
      <w:pPr>
        <w:rPr>
          <w:rStyle w:val="Heading1Char"/>
        </w:rPr>
      </w:pPr>
      <w:r>
        <w:rPr>
          <w:noProof/>
        </w:rPr>
        <mc:AlternateContent>
          <mc:Choice Requires="wps">
            <w:drawing>
              <wp:inline distT="0" distB="0" distL="0" distR="0" wp14:anchorId="2D07CBAC" wp14:editId="1F1D4E18">
                <wp:extent cx="5754370" cy="1066800"/>
                <wp:effectExtent l="0" t="0" r="0" b="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066800"/>
                        </a:xfrm>
                        <a:prstGeom prst="rect">
                          <a:avLst/>
                        </a:prstGeom>
                        <a:solidFill>
                          <a:srgbClr val="FFFFFF"/>
                        </a:solidFill>
                        <a:ln w="9525">
                          <a:noFill/>
                          <a:miter lim="800000"/>
                          <a:headEnd/>
                          <a:tailEnd/>
                        </a:ln>
                      </wps:spPr>
                      <wps:txbx>
                        <w:txbxContent>
                          <w:p w14:paraId="152C5ABD" w14:textId="77777777" w:rsidR="00BD3B29" w:rsidRDefault="00BD3B29" w:rsidP="00A92435">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w:t>
                            </w:r>
                          </w:p>
                        </w:txbxContent>
                      </wps:txbx>
                      <wps:bodyPr rot="0" vert="horz" wrap="square" lIns="91440" tIns="45720" rIns="91440" bIns="45720" anchor="t" anchorCtr="0">
                        <a:noAutofit/>
                      </wps:bodyPr>
                    </wps:wsp>
                  </a:graphicData>
                </a:graphic>
              </wp:inline>
            </w:drawing>
          </mc:Choice>
          <mc:Fallback>
            <w:pict>
              <v:shape w14:anchorId="2D07CBAC" id="_x0000_s1041" type="#_x0000_t202" style="width:453.1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" stroked="f">
                <v:textbox>
                  <w:txbxContent>
                    <w:p w14:paraId="152C5ABD" w14:textId="77777777" w:rsidR="00BD3B29" w:rsidRDefault="00BD3B29" w:rsidP="00A92435">
                      <w:r>
                        <w:rPr>
                          <w:b/>
                        </w:rPr>
                        <w:t>Figure 5</w:t>
                      </w:r>
                      <w:r>
                        <w:t>: The proportion of items which have been assigned to another item’s location within vs. across context. Although the within context items should be misassigned to each other’s locations by chance at a rate of approximately 14%, we see a substantially higher occurrence of &gt;40%. Interestingly, this effect only gets stronger across trials despite improved accuracy across all non-context based error metrics (including number of misbound items).</w:t>
                      </w:r>
                    </w:p>
                  </w:txbxContent>
                </v:textbox>
                <w10:anchorlock/>
              </v:shape>
            </w:pict>
          </mc:Fallback>
        </mc:AlternateContent>
      </w:r>
      <w:commentRangeEnd w:id="79"/>
      <w:r>
        <w:rPr>
          <w:rStyle w:val="CommentReference"/>
        </w:rPr>
        <w:commentReference w:id="79"/>
      </w:r>
      <w:r w:rsidRPr="007717E1">
        <w:rPr>
          <w:rStyle w:val="Heading1Char"/>
        </w:rPr>
        <w:t>Discussion</w:t>
      </w:r>
    </w:p>
    <w:p w14:paraId="4F60CD71" w14:textId="77777777" w:rsidR="00A92435" w:rsidRDefault="00A92435" w:rsidP="00A92435">
      <w:r>
        <w:t>In this work, we used a novel spatiotemporal reconstruction task to determine if, when space and time are put on a more equal footing, spatial and temporal relational memory errors would be committed with equal frequency. Furthermore, this work examined if, when a timeline of events can be explored omnidirectionally, the impact of context on distance judgements in time and the subsequent effect on order memory were consistent with previous findings on context boundary effects. This manipulation is critical for theories of the impact of contextual boundaries on memory as individuals can often re-explore across real-world boundaries arbitrarily. We found that, in this task, relational memory errors in time occurred far more frequently than relational memory errors in space. Context boundary effects were found in time such that within context items were judged to be closer together in time than across context items. Finally, we found that relational memory errors in time were influenced by contextual information as items were misassigned to within context locations far more often than expected by chance. Together, this evidence points to a deep interplay between relational and contextual information in both a spatial and temporal domain, and this evidence suggests that temporal representations in memory may be somehow distinct from spatial representations given the huge disparity between memory in each domain even when they are both able to be explored and sampled similarly</w:t>
      </w:r>
      <w:commentRangeStart w:id="80"/>
      <w:r>
        <w:t>.</w:t>
      </w:r>
      <w:commentRangeEnd w:id="80"/>
      <w:r>
        <w:rPr>
          <w:rStyle w:val="CommentReference"/>
        </w:rPr>
        <w:commentReference w:id="80"/>
      </w:r>
      <w:r>
        <w:t xml:space="preserve"> </w:t>
      </w:r>
    </w:p>
    <w:p w14:paraId="4FB65A8A" w14:textId="77777777" w:rsidR="00A92435" w:rsidRDefault="00A92435" w:rsidP="00A92435">
      <w:r>
        <w:t xml:space="preserve">The hippocampus is critical for integrating information into relations representations to aid in flexible memory utilization </w:t>
      </w:r>
      <w:r>
        <w:fldChar w:fldCharType="begin" w:fldLock="1"/>
      </w:r>
      <w:r>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"(Cohen &amp; Eichenbaum, 1993)", "plainTextFormattedCitation" : "(Cohen &amp; Eichenbaum, 1993)", "previouslyFormattedCitation" : "(Cohen &amp; Eichenbaum, 1993)" }, "properties" : { "noteIndex" : 9 }, "schema" : "https://github.com/citation-style-language/schema/raw/master/csl-citation.json" }</w:instrText>
      </w:r>
      <w:r>
        <w:fldChar w:fldCharType="separate"/>
      </w:r>
      <w:r w:rsidRPr="00232B87">
        <w:rPr>
          <w:noProof/>
        </w:rPr>
        <w:t>(Cohen &amp; Eichenbaum, 1993)</w:t>
      </w:r>
      <w:r>
        <w:fldChar w:fldCharType="end"/>
      </w:r>
      <w:r>
        <w:t xml:space="preserve">. Its role in episodic memory in humans has been </w:t>
      </w:r>
      <w:r>
        <w:lastRenderedPageBreak/>
        <w:t xml:space="preserve">established through work with hippocampal damaged patients who have a pervasive inability to create new episodic memories. Additionally, in humans, some evidence shows the flexibility of the hippocampus’ potential involvement in real-world representations of space and time, even across long distances </w:t>
      </w:r>
      <w:r>
        <w:fldChar w:fldCharType="begin" w:fldLock="1"/>
      </w:r>
      <w:r>
        <w:instrText>ADDIN CSL_CITATION { "citationItems" : [ { "id" : "ITEM-1", "itemData" : { "DOI" : "10.1073/pnas.1507104112", "ISBN" : "1215421109", "ISSN" : "0027-8424", "PMID" : "26283350", "abstract" : "Memory stretches over a lifetime. In controlled laboratory settings, the hippocampus and other medial temporal lobe brain structures have been shown to represent space and time on the scale of meters and seconds. It remains unclear whether the hippocampus also represents space and time over the longer scales necessary for human episodic memory. We recorded neural activity while participants relived their own experiences, cued by photographs taken with a custom lifelogging device. We found that the left anterior hippocampus represents space and time for a month of remembered events occurring over distances of up to 30 km. Although previous studies have identified similar drifts in representational similarity across space or time over the relatively brief time scales (seconds to minutes) that characterize individual episodic memories, our results provide compelling evidence that a similar pattern of spatiotemporal organization also exists for organizing distinct memories that are distant in space and time. These results further support the emerging view that the anterior, as opposed to posterior, hippocampus integrates distinct experiences, thereby providing a scaffold for encoding and retrieval of autobiographical memories on the scale of our lives.", "author" : [ { "dropping-particle" : "", "family" : "Nielson", "given" : "Dylan M.", "non-dropping-particle" : "", "parse-names" : false, "suffix" : "" }, { "dropping-particle" : "", "family" : "Smith", "given" : "Troy A.", "non-dropping-particle" : "", "parse-names" : false, "suffix" : "" }, { "dropping-particle" : "", "family" : "Sreekumar", "given" : "Vishnu", "non-dropping-particle" : "", "parse-names" : false, "suffix" : "" }, { "dropping-particle" : "", "family" : "Dennis", "given" : "Simon", "non-dropping-particle" : "", "parse-names" : false, "suffix" : "" }, { "dropping-particle" : "", "family" : "Sederberg", "given" : "Per B.", "non-dropping-particle" : "", "parse-names" : false, "suffix" : "" } ], "container-title" : "Proceedings of the National Academy of Sciences", "id" : "ITEM-1", "issue" : "35", "issued" : { "date-parts" : [ [ "2015" ] ] }, "page" : "11078-11083", "title" : "Human hippocampus represents space and time during retrieval of real-world memories", "type" : "article-journal", "volume" : "112" }, "uris" : [ "http://www.mendeley.com/documents/?uuid=1dcc12e2-e698-49a4-bba6-9f1ddec8cacd" ] } ], "mendeley" : { "formattedCitation" : "(Nielson, Smith, Sreekumar, Dennis, &amp; Sederberg, 2015)", "plainTextFormattedCitation" : "(Nielson, Smith, Sreekumar, Dennis, &amp; Sederberg, 2015)", "previouslyFormattedCitation" : "(Nielson, Smith, Sreekumar, Dennis, &amp; Sederberg, 2015)" }, "properties" : { "noteIndex" : 10 }, "schema" : "https://github.com/citation-style-language/schema/raw/master/csl-citation.json" }</w:instrText>
      </w:r>
      <w:r>
        <w:fldChar w:fldCharType="separate"/>
      </w:r>
      <w:r w:rsidRPr="00232B87">
        <w:rPr>
          <w:noProof/>
        </w:rPr>
        <w:t>(Nielson, Smith, Sreekumar, Dennis, &amp; Sederberg, 2015)</w:t>
      </w:r>
      <w:r>
        <w:fldChar w:fldCharType="end"/>
      </w:r>
      <w:r>
        <w:t>. In rodents, cells which fire in association with space (i.e. place cells</w:t>
      </w:r>
      <w:commentRangeStart w:id="81"/>
      <w:r>
        <w:t>)</w:t>
      </w:r>
      <w:commentRangeEnd w:id="81"/>
      <w:r>
        <w:rPr>
          <w:rStyle w:val="CommentReference"/>
        </w:rPr>
        <w:commentReference w:id="81"/>
      </w:r>
      <w:r>
        <w:t xml:space="preserve">, time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Robinson, White, Eichenbaum, &amp; Hasselmo, 2013)", "plainTextFormattedCitation" : "(B. Kraus, Robinson, White, Eichenbaum, &amp; Hasselmo, 2013)", "previouslyFormattedCitation" : "(B. Kraus, Robinson, White, Eichenbaum, &amp; Hasselmo, 2013)" }, "properties" : { "noteIndex" : 9 }, "schema" : "https://github.com/citation-style-language/schema/raw/master/csl-citation.json" }</w:instrText>
      </w:r>
      <w:r>
        <w:fldChar w:fldCharType="separate"/>
      </w:r>
      <w:r w:rsidRPr="00232B87">
        <w:rPr>
          <w:noProof/>
        </w:rPr>
        <w:t>(</w:t>
      </w:r>
      <w:r>
        <w:rPr>
          <w:noProof/>
        </w:rPr>
        <w:t xml:space="preserve">i.e., time cells; </w:t>
      </w:r>
      <w:r w:rsidRPr="00232B87">
        <w:rPr>
          <w:noProof/>
        </w:rPr>
        <w:t>B. Kraus, Robinson, White, Eichenbaum, &amp; Hasselmo, 2013)</w:t>
      </w:r>
      <w:r>
        <w:fldChar w:fldCharType="end"/>
      </w:r>
      <w:r>
        <w:t xml:space="preserve">, and distance </w:t>
      </w:r>
      <w:r>
        <w:fldChar w:fldCharType="begin" w:fldLock="1"/>
      </w:r>
      <w:r>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 "plainTextFormattedCitation" : "(B. J. Kraus et al., 2015)", "previouslyFormattedCitation" : "(B. J. Kraus et al., 2015)" }, "properties" : { "noteIndex" : 10 }, "schema" : "https://github.com/citation-style-language/schema/raw/master/csl-citation.json" }</w:instrText>
      </w:r>
      <w:r>
        <w:fldChar w:fldCharType="separate"/>
      </w:r>
      <w:r w:rsidRPr="00232B87">
        <w:rPr>
          <w:noProof/>
        </w:rPr>
        <w:t>(B. J. Kraus et al., 2015)</w:t>
      </w:r>
      <w:r>
        <w:fldChar w:fldCharType="end"/>
      </w:r>
      <w:r>
        <w:t xml:space="preserve"> have been identified in the hippocampus and its role in navigation </w:t>
      </w:r>
      <w:r>
        <w:fldChar w:fldCharType="begin" w:fldLock="1"/>
      </w:r>
      <w:r>
        <w:instrText>ADDIN CSL_CITATION { "citationItems" : [ { "id" : "ITEM-1", "itemData" : { "DOI" : "10.1152/jn.00005.2017", "author" : [ { "dropping-particle" : "", "family" : "Eichenbaum", "given" : "Howard", "non-dropping-particle" : "", "parse-names" : false, "suffix" : "" } ], "id" : "ITEM-1", "issued" : { "date-parts" : [ [ "2017" ] ] }, "page" : "1785-1796", "title" : "The role of the hippocampus in navigation is memory", "type" : "article-journal", "volume" : "02215" }, "uris" : [ "http://www.mendeley.com/documents/?uuid=0bbbd3e2-7034-4124-854f-5045bef89bce" ] } ], "mendeley" : { "formattedCitation" : "(Eichenbaum, 2017)", "plainTextFormattedCitation" : "(Eichenbaum, 2017)", "previouslyFormattedCitation" : "(Eichenbaum, 2017)" }, "properties" : { "noteIndex" : 10 }, "schema" : "https://github.com/citation-style-language/schema/raw/master/csl-citation.json" }</w:instrText>
      </w:r>
      <w:r>
        <w:fldChar w:fldCharType="separate"/>
      </w:r>
      <w:r w:rsidRPr="00232B87">
        <w:rPr>
          <w:noProof/>
        </w:rPr>
        <w:t>(</w:t>
      </w:r>
      <w:r>
        <w:rPr>
          <w:noProof/>
        </w:rPr>
        <w:t xml:space="preserve">e.g., </w:t>
      </w:r>
      <w:r w:rsidRPr="00232B87">
        <w:rPr>
          <w:noProof/>
        </w:rPr>
        <w:t>Eichenbaum, 2017)</w:t>
      </w:r>
      <w:r>
        <w:fldChar w:fldCharType="end"/>
      </w:r>
      <w:r>
        <w:t xml:space="preserve"> has been well established. In line with these observations, some have proposed that space and time make up a scaffolding upon which episodic memories are formed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32B87">
        <w:rPr>
          <w:noProof/>
        </w:rPr>
        <w:t>(Ekstrom &amp; Ranganath, 2017)</w:t>
      </w:r>
      <w:r>
        <w:fldChar w:fldCharType="end"/>
      </w:r>
      <w:r>
        <w:t xml:space="preserve">. It is not clear, however, if space and time are coded together, as a unified space-time manifold, or if information is bound to each independently of one another. The evidence here cannot completely disentangle these possibilities, however, when using a relational memory error metric which has been shown to be particularly sensitive to hippocampal damage in human patients (Horecka et al. 2017) and the spatiotemporal reconstruction task we present here, we do find differences in space and time relational memory in healthy individuals such that relational memory errors in time are substantially more common than in space. This suggestions that although these domains may be representable as a unified whole, they are not necessarily so in all circumstances. Task demands may play a large role in determining the degree of interplay between spatially bound and temporally bound information; however, the emphasized domain (time, in this case) may not always benefit from being in focus. </w:t>
      </w:r>
    </w:p>
    <w:p w14:paraId="21BC4EF4" w14:textId="77777777" w:rsidR="00A92435" w:rsidRDefault="00A92435" w:rsidP="00A92435">
      <w:r>
        <w:t xml:space="preserve">There are several explanations for the phenomena we observe here beyond encoding differences between space and time. First, although both space and time could be explored freely in this task, time remained one dimensional while space had two explorable dimensions. The additional dimension adds more information which must be remembered in order to know spatial locations, but it also provides more information which relational representations may bind. Future tasks may attempt to disentangle these possibilities by restricting space to one dimension or expanding time to two dimensions. Additionally, because time can be explored in any order, it is possible that the ability to view events in any order hurts memory for order in a way which increases the chance of misbinding items to other item’s temporal locations. A similar debate has occurred in the rodent literature in spatial navigation such that distinct hippocampal representations for overlapping routes in a maze are not observed when rats are trained to run in either direction of a Y-maze </w:t>
      </w:r>
      <w:r>
        <w:fldChar w:fldCharType="begin" w:fldLock="1"/>
      </w:r>
      <w:r>
        <w:instrText>ADDIN CSL_CITATION { "citationItems" : [ { "id" : "ITEM-1", "itemData" : { "DOI" : "10.1046/j.0953-816x.2001.01481.x", "ISSN" : "0953816X", "author" : [ { "dropping-particle" : "", "family" : "Lenck-Santini", "given" : "Pierre-Pascal", "non-dropping-particle" : "", "parse-names" : false, "suffix" : "" }, { "dropping-particle" : "", "family" : "Save", "given" : "Etienne", "non-dropping-particle" : "", "parse-names" : false, "suffix" : "" }, { "dropping-particle" : "", "family" : "Poucet", "given" : "Bruno", "non-dropping-particle" : "", "parse-names" : false, "suffix" : "" } ], "container-title" : "European Journal of Neuroscience", "id" : "ITEM-1", "issue" : "5", "issued" : { "date-parts" : [ [ "2001", "3" ] ] }, "page" : "1055-1058", "title" : "Place-cell firing does not depend on the direction of turn in a Y-maze alternation task", "type" : "article-journal", "volume" : "13" }, "uris" : [ "http://www.mendeley.com/documents/?uuid=c02a6f99-bbf2-4717-b110-ed74718f4067" ] } ], "mendeley" : { "formattedCitation" : "(Lenck-Santini, Save, &amp; Poucet, 2001)", "plainTextFormattedCitation" : "(Lenck-Santini, Save, &amp; Poucet, 2001)", "previouslyFormattedCitation" : "(Lenck-Santini, Save, &amp; Poucet, 2001)" }, "properties" : { "noteIndex" : 1 }, "schema" : "https://github.com/citation-style-language/schema/raw/master/csl-citation.json" }</w:instrText>
      </w:r>
      <w:r>
        <w:fldChar w:fldCharType="separate"/>
      </w:r>
      <w:r w:rsidRPr="00666329">
        <w:rPr>
          <w:noProof/>
        </w:rPr>
        <w:t>(Lenck-Santini, Save, &amp; Poucet, 2001)</w:t>
      </w:r>
      <w:r>
        <w:fldChar w:fldCharType="end"/>
      </w:r>
      <w:r>
        <w:t xml:space="preserve">. This raises an interesting question: can the relative position (i.e. order) of events in time in episodic memory be treated both allocentrically and egocentrically in the same way the spatial position can? </w:t>
      </w:r>
    </w:p>
    <w:p w14:paraId="502DB2EB" w14:textId="77777777" w:rsidR="00A92435" w:rsidRDefault="00A92435" w:rsidP="00A92435">
      <w:r>
        <w:t xml:space="preserve">In spatial navigation, Cognitive Map Theory says that allocentric representations depend on the hippocampus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"(O\u2019Keefe &amp; Nadel, 1978)", "plainTextFormattedCitation" : "(O\u2019Keefe &amp; Nadel, 1978)", "previouslyFormattedCitation" : "(O\u2019Keefe &amp; Nadel, 1978)" }, "properties" : { "noteIndex" : 10 }, "schema" : "https://github.com/citation-style-language/schema/raw/master/csl-citation.json" }</w:instrText>
      </w:r>
      <w:r>
        <w:fldChar w:fldCharType="separate"/>
      </w:r>
      <w:r w:rsidRPr="00666329">
        <w:rPr>
          <w:noProof/>
        </w:rPr>
        <w:t>(O’Keefe &amp; Nadel, 1978)</w:t>
      </w:r>
      <w:r>
        <w:fldChar w:fldCharType="end"/>
      </w:r>
      <w:r>
        <w:t xml:space="preserve"> with alternate strategies such as view-matching being used to overcome deficits in allocentric memory </w:t>
      </w:r>
      <w:r>
        <w:fldChar w:fldCharType="begin" w:fldLock="1"/>
      </w:r>
      <w:r>
        <w:instrText>ADDIN CSL_CITATION { "citationItems" : [ { "id" : "ITEM-1", "itemData" : { "DOI" : "10.3389/fnhum.2014.00711", "ISSN" : "1662-5161", "author" : [ { "dropping-particle" : "", "family" : "Banta Lavenex", "given" : "Pamela A.", "non-dropping-particle" : "", "parse-names" : false, "suffix" : "" }, { "dropping-particle" : "", "family" : "Colombo", "given" : "Fran\u00c3\u00a7oise", "non-dropping-particle" : "", "parse-names" : false, "suffix" : "" }, { "dropping-particle" : "", "family" : "Ribordy Lambert", "given" : "Farfalla", "non-dropping-particle" : "", "parse-names" : false, "suffix" : "" }, { "dropping-particle" : "", "family" : "Lavenex", "given" : "Pierre", "non-dropping-particle" : "", "parse-names" : false, "suffix" : "" } ], "container-title" : "Frontiers in Human Neuroscience", "id" : "ITEM-1", "issued" : { "date-parts" : [ [ "2014", "9", "15" ] ] }, "title" : "The human hippocampus beyond the cognitive map: evidence from a densely amnesic patient", "type" : "article-journal", "volume" : "8" }, "uris" : [ "http://www.mendeley.com/documents/?uuid=e75de2f8-90db-4222-8b63-dcf2d07a91bf" ] } ], "mendeley" : { "formattedCitation" : "(Banta Lavenex, Colombo, Ribordy Lambert, &amp; Lavenex, 2014)", "plainTextFormattedCitation" : "(Banta Lavenex, Colombo, Ribordy Lambert, &amp; Lavenex, 2014)", "previouslyFormattedCitation" : "(Banta Lavenex, Colombo, Ribordy Lambert, &amp; Lavenex, 2014)" }, "properties" : { "noteIndex" : 1 }, "schema" : "https://github.com/citation-style-language/schema/raw/master/csl-citation.json" }</w:instrText>
      </w:r>
      <w:r>
        <w:fldChar w:fldCharType="separate"/>
      </w:r>
      <w:r w:rsidRPr="00666329">
        <w:rPr>
          <w:noProof/>
        </w:rPr>
        <w:t>(Banta Lavenex, Colombo, Ribordy Lambert, &amp; Lavenex, 2014)</w:t>
      </w:r>
      <w:r>
        <w:fldChar w:fldCharType="end"/>
      </w:r>
      <w:r>
        <w:t xml:space="preserve">. However, it is unclear what a view-matching strategy would be when exploring a temporal axis. Place cell firing is related specific to distal cues and is, therefore, seen as strong evidence for this allocentric perspective. The evidence here hints at the allocentric nature of time cells as well, and perhaps, with the proper observation of time cells in a task which allows the free exploration of a series of events, this hypothesis could be validated. </w:t>
      </w:r>
    </w:p>
    <w:p w14:paraId="0435B7C4" w14:textId="77777777" w:rsidR="00A92435" w:rsidRDefault="00A92435" w:rsidP="00A92435">
      <w:r>
        <w:t xml:space="preserve">An additional potential explanation for the asymmetry between spatial and temporal relational memory errors is that the temporal axis in this task uniquely contained contextual information (i.e. the spatial axes did not), which may have caused confusion between within-context items (discussed more in </w:t>
      </w:r>
      <w:r>
        <w:lastRenderedPageBreak/>
        <w:t>future paragraphs). Tasks in which both spatial and temporal contextual information are present might help to clarify this impact, however, it may not be sufficient to simply include additional types of context to completely disentangle the impacts they have in space and time if spatial and temporal representations are truly distinct.</w:t>
      </w:r>
    </w:p>
    <w:p w14:paraId="1BD79E3E" w14:textId="77777777" w:rsidR="00A92435" w:rsidRDefault="00A92435" w:rsidP="00A92435">
      <w:r>
        <w:t xml:space="preserve">In addition to the interplay between spatial and temporal memory, this task also allows us to examine the impact of temporal contextual information on memory for a sequence of events. Similar to tasks which exclusively examine order memory, we find context boundary effects such that within context items are placed closer together in time than across context items, even when equidistant. However, this task shows these effects in a continuous timeline of events even when the timeline can be freely explored and the contexts can be restudied freely as often as the participant likes. Moreover, the effect does not diminish when the same short series of events is repeatedly studied. This provides strong evidence that the contextual information is biasing the reconstruction systematically. Critically, of all of the types of errors examined in this task, the context boundary effect is the only error which does not improve with repeated study of the event timeline. Some hierarchical models which attempt to describe how context might be used to organize memory representations suggest that context sits at the top of a hierarchy containing other information such as spatial, valence, and item information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1381A">
        <w:rPr>
          <w:noProof/>
        </w:rPr>
        <w:t>(McKenzie et al., 2014)</w:t>
      </w:r>
      <w:r>
        <w:fldChar w:fldCharType="end"/>
      </w:r>
      <w:r>
        <w:t xml:space="preserve">. This may explain, in part, why restudy and free exploration don’t improve the context boundary effect as the contextual information is being used as a very high level organizing principle for other, more granular information. This may be consistent with high-level theories of the interplay of multiple brain regions involved in contextual and relational learning such as the Complementary Learning Systems model which would suggest that cortical regions which represent and utilize this higher-order information are potentially slower to update than hippocampally-dependent relational information </w:t>
      </w:r>
      <w:r>
        <w:fldChar w:fldCharType="begin" w:fldLock="1"/>
      </w:r>
      <w:r>
        <w:instrText>ADDIN CSL_CITATION { "citationItems" : [ { "id" : "ITEM-1", "itemData" : { "DOI" : "10.1037/0033-295X.102.3.419", "ISBN" : "0033-295X (Print)\\r0033-295X (Linking)", "ISSN" : "1939-1471", "PMID" : "7624455", "abstract" : "Damage to the hippocampal system disrupts recent memory but leaves remote memory intact. The account presented here suggests that memories are first stored via synaptic changes in the hippocampal system, that these changes support reinstatement of recent memories in the neocortex, that neocortical synapses change a little on each reinstatement, and that remote memory is based on accumulated neocortical changes. Models that learn via changes to connections help explain this organization. These models discover the structure in ensembles of items if learning of each item is gradual and interleaved with learning about other items. This suggests that the neocortex learns slowly to discover the structure in ensembles of experiences. The hippocampal system permits rapid learning of new items without disrupting this structure, and reinstatement of new memories interleaves them with others to integrate them into structured neocortical memory systems.", "author" : [ { "dropping-particle" : "", "family" : "McClelland", "given" : "James L.", "non-dropping-particle" : "", "parse-names" : false, "suffix" : "" }, { "dropping-particle" : "", "family" : "McNaughton", "given" : "Bruce L.", "non-dropping-particle" : "", "parse-names" : false, "suffix" : "" }, { "dropping-particle" : "", "family" : "O'Reilly", "given" : "Randall C.", "non-dropping-particle" : "", "parse-names" : false, "suffix" : "" } ], "container-title" : "Psychological Review", "id" : "ITEM-1", "issue" : "3", "issued" : { "date-parts" : [ [ "1995" ] ] }, "page" : "419-457", "title" : "Why there are complementary learning systems in the hippocampus and neocortex: insights from the successes and failures of connectionist models of learning and memory.", "type" : "article-journal", "volume" : "102" }, "uris" : [ "http://www.mendeley.com/documents/?uuid=ee997158-06f2-432d-9455-ff75344dc510" ] } ], "mendeley" : { "formattedCitation" : "(McClelland, McNaughton, &amp; O\u2019Reilly, 1995)", "plainTextFormattedCitation" : "(McClelland, McNaughton, &amp; O\u2019Reilly, 1995)", "previouslyFormattedCitation" : "(McClelland, McNaughton, &amp; O\u2019Reilly, 1995)" }, "properties" : { "noteIndex" : 11 }, "schema" : "https://github.com/citation-style-language/schema/raw/master/csl-citation.json" }</w:instrText>
      </w:r>
      <w:r>
        <w:fldChar w:fldCharType="separate"/>
      </w:r>
      <w:r w:rsidRPr="007E042E">
        <w:rPr>
          <w:noProof/>
        </w:rPr>
        <w:t>(McClelland, McNaughton, &amp; O’Reilly, 1995)</w:t>
      </w:r>
      <w:r>
        <w:fldChar w:fldCharType="end"/>
      </w:r>
      <w:r>
        <w:t xml:space="preserve">. However, recent updates to this view complicate the issue as the speed of acquisition of information in cortical versus hippocampal systems may not be so clear cut </w:t>
      </w:r>
      <w:r>
        <w:fldChar w:fldCharType="begin" w:fldLock="1"/>
      </w:r>
      <w:r>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Hassabis, &amp; McClelland, 2016)", "plainTextFormattedCitation" : "(Kumaran, Hassabis, &amp; McClelland, 2016)", "previouslyFormattedCitation" : "(Kumaran, Hassabis, &amp; McClelland, 2016)" }, "properties" : { "noteIndex" : 11 }, "schema" : "https://github.com/citation-style-language/schema/raw/master/csl-citation.json" }</w:instrText>
      </w:r>
      <w:r>
        <w:fldChar w:fldCharType="separate"/>
      </w:r>
      <w:r w:rsidRPr="007E042E">
        <w:rPr>
          <w:noProof/>
        </w:rPr>
        <w:t>(Kumaran, Hassabis, &amp; McClelland, 2016)</w:t>
      </w:r>
      <w:r>
        <w:fldChar w:fldCharType="end"/>
      </w:r>
      <w:r>
        <w:t xml:space="preserve">. Alternative models which posit a rapid interaction between prefrontal and hippocampal regions in service of decision making </w:t>
      </w:r>
      <w:r>
        <w:fldChar w:fldCharType="begin" w:fldLock="1"/>
      </w:r>
      <w:r>
        <w:instrText>ADDIN CSL_CITATION { "citationItems" : [ { "id" : "ITEM-1", "itemData" : { "DOI" : "10.1016/j.nlm.2014.04.003", "ISBN" : "1074-7427", "ISSN" : "10959564", "PMID" : "24752152", "abstract" : "Effective choices generally require memory, yet little is known regarding the cognitive or neural mechanisms that allow memory to influence choices. We outline a new framework proposing that covert memory processing of hippocampus interacts with action-generation processing of prefrontal cortex in order to arrive at optimal, memory-guided choices. Covert, rapid action-memory simulation (CRAMS) is proposed here as a framework for understanding cognitive and/or behavioral choices, whereby prefrontal-hippocampal interactions quickly provide multiple simulations of potential outcomes used to evaluate the set of possible choices. We hypothesize that this CRAMS process is automatic, obligatory, and covert, meaning that many cycles of action-memory simulation occur in response to choice conflict without an individual's necessary intention and generally without awareness of the simulations, leading to adaptive behavior with little perceived effort. CRAMS is thus distinct from influential proposals that adaptive memory-based behavior in humans requires consciously experienced memory-based construction of possible future scenarios and deliberate decisions among possible future constructions. CRAMS provides an account of why hippocampus has been shown to make critical contributions to the short-term control of behavior, and it motivates several new experimental approaches and hypotheses that could be used to better understand the ubiquitous role of prefrontal-hippocampal interactions in situations that require adaptively using memory to guide choices. Importantly, this framework provides a perspective that allows for testing decision-making mechanisms in a manner that translates well across human and nonhuman animal model systems.", "author" : [ { "dropping-particle" : "", "family" : "Wang", "given" : "Jane X.", "non-dropping-particle" : "", "parse-names" : false, "suffix" : "" }, { "dropping-particle" : "", "family" : "Cohen", "given" : "Neal J.", "non-dropping-particle" : "", "parse-names" : false, "suffix" : "" }, { "dropping-particle" : "", "family" : "Voss", "given" : "Joel L.", "non-dropping-particle" : "", "parse-names" : false, "suffix" : "" } ], "container-title" : "Neurobiology of Learning and Memory", "id" : "ITEM-1", "issued" : { "date-parts" : [ [ "2015" ] ] }, "page" : "22-33", "publisher" : "Elsevier Inc.", "title" : "Covert rapid action-memory simulation (CRAMS): A hypothesis of hippocampal-prefrontal interactions for adaptive behavior", "type" : "article-journal", "volume" : "117" }, "uris" : [ "http://www.mendeley.com/documents/?uuid=1cb04e5b-923f-46bb-896f-b21077bf232d" ] } ], "mendeley" : { "formattedCitation" : "(Wang, Cohen, &amp; Voss, 2015)", "plainTextFormattedCitation" : "(Wang, Cohen, &amp; Voss, 2015)", "previouslyFormattedCitation" : "(Wang, Cohen, &amp; Voss, 2015)" }, "properties" : { "noteIndex" : 11 }, "schema" : "https://github.com/citation-style-language/schema/raw/master/csl-citation.json" }</w:instrText>
      </w:r>
      <w:r>
        <w:fldChar w:fldCharType="separate"/>
      </w:r>
      <w:r w:rsidRPr="007E042E">
        <w:rPr>
          <w:noProof/>
        </w:rPr>
        <w:t>(Wang, Cohen, &amp; Voss, 2015)</w:t>
      </w:r>
      <w:r>
        <w:fldChar w:fldCharType="end"/>
      </w:r>
      <w:r>
        <w:t xml:space="preserve"> might better fit behavior in this task as the utilization of the contextual information is necessarily happening in a continuous, real-time manner. However, it is important to note that real-world contextual information is not nearly as clear and discrete as the artificially imposed contexts in this task, and future work might use contextual boundaries (such as night/day boundaries) which are more consistent with real-life experiences.</w:t>
      </w:r>
    </w:p>
    <w:p w14:paraId="39DE614D" w14:textId="77777777" w:rsidR="00A92435" w:rsidRDefault="00A92435" w:rsidP="00A92435">
      <w:r>
        <w:t xml:space="preserve">Finally, one of the most striking results in this work is the interplay between relational information and contextual information. Specifically, we see that the contextual information is related to poorer performance in order memory even when temporal accuracy improves. This is evaluated by determining the relative proportion of misassignments (i.e. relational memory errors) where an item is placed in another item’s location within vs. across a context boundary. If this error were to occur by chance (via randomly ordering the items), we would expect approximately 14% of misassignments to be to a within-context location. However, we find the error occurs more than twice as often as expected within-context. Moreover, within-context misassignment errors become more common (as a proportion of the total number of misassignments) on repeated study. This result disagrees with previous accounts which show that context boundaries should impair order memory for across context items and enhance memory within contexts </w:t>
      </w:r>
      <w:r>
        <w:fldChar w:fldCharType="begin" w:fldLock="1"/>
      </w:r>
      <w:r>
        <w:instrText>ADDIN CSL_CITATION { "citationItems" : [ { "id" : "ITEM-1", "itemData" : { "DOI" : "10.1016/j.tics.2014.12.004", "ISBN" : "1364-6613", "ISSN" : "13646613", "PMID" : "25600586", "abstract" : "Remembering the sequence of events is critical for deriving meaning from our experiences and guiding behavior. Prior investigations into the function of the human hippocampus have focused on its more general role in associative binding, but recent work has focused on understanding its specific role in encoding and preserving the temporal order of experiences. In this review we summarize recent work in humans examining hippocampal contributions to sequence learning. We distinguish the learning of sequential relationships through repetition from the rapid, episodic acquisition of sequential associations. Taken together, this research begins to clarify the link between hippocampal representations and the preservation of the order of events.", "author" : [ { "dropping-particle" : "", "family" : "Davachi", "given" : "Lila", "non-dropping-particle" : "", "parse-names" : false, "suffix" : "" }, { "dropping-particle" : "", "family" : "DuBrow", "given" : "Sarah", "non-dropping-particle" : "", "parse-names" : false, "suffix" : "" } ], "container-title" : "Trends in Cognitive Sciences", "id" : "ITEM-1", "issue" : "2", "issued" : { "date-parts" : [ [ "2015" ] ] }, "page" : "92-99", "publisher" : "Elsevier Ltd", "title" : "How the hippocampus preserves order: the role of prediction and context", "type" : "article-journal", "volume" : "19" }, "uris" : [ "http://www.mendeley.com/documents/?uuid=fafcea07-e0d9-444d-b036-f562055063e9" ] } ], "mendeley" : { "formattedCitation" : "(Davachi &amp; DuBrow, 2015)", "plainTextFormattedCitation" : "(Davachi &amp; DuBrow, 2015)", "previouslyFormattedCitation" : "(Davachi &amp; DuBrow, 2015)" }, "properties" : { "noteIndex" : 11 }, "schema" : "https://github.com/citation-style-language/schema/raw/master/csl-citation.json" }</w:instrText>
      </w:r>
      <w:r>
        <w:fldChar w:fldCharType="separate"/>
      </w:r>
      <w:r w:rsidRPr="00AE00D7">
        <w:rPr>
          <w:noProof/>
        </w:rPr>
        <w:t>(Davachi &amp; DuBrow, 2015)</w:t>
      </w:r>
      <w:r>
        <w:fldChar w:fldCharType="end"/>
      </w:r>
      <w:r>
        <w:t xml:space="preserve">, and shows that, at least when a series of events can be freely explored, context can be related to worse order memory for within context items. There are </w:t>
      </w:r>
      <w:r>
        <w:lastRenderedPageBreak/>
        <w:t>several explanations beyond the organization of memory due to context which could account for this result. Firstly, it could be that the ability to view a timeline of events in any order results in more confusion for within context items as the viewing order of the context can be different on each exploration. However, it is important to note that participants were not required to view the items in a particular order and could have biased their exploration to avoid this issue. Additionally, if this were the case, we might expect more overall misassignment errors, but this would not completely account for why these errors are so much more common within context than expected unless the context was being used to organize the representation on some level. Another explanation might be that with a limited number of items in the context, not enough information is present to form a reliable relational representation. This explanation may be consistent with the interpretation described earlier that spatial relational information, by having an additional axis within which to bind relations, is easier to reconstruct than temporal relational information.  In other words, more information may improve relational memory, to a point. This question could be tested by increasing the number of within-context items to see if this improves within-context order memory.</w:t>
      </w:r>
    </w:p>
    <w:p w14:paraId="149F63B8" w14:textId="2347AA54" w:rsidR="00FA74FB" w:rsidRDefault="00A92435" w:rsidP="00A92435">
      <w:pPr>
        <w:rPr>
          <w:rFonts w:asciiTheme="majorHAnsi" w:eastAsiaTheme="majorEastAsia" w:hAnsiTheme="majorHAnsi" w:cstheme="majorBidi"/>
          <w:color w:val="A5A5A5" w:themeColor="accent1" w:themeShade="BF"/>
          <w:sz w:val="32"/>
          <w:szCs w:val="32"/>
        </w:rPr>
      </w:pPr>
      <w:r>
        <w:t>In summary, with the use of Virtual Reality to create a rich task environment, the importance of contextual information in organizing episodic memory representations can be seen with much more fidelity than previous experiments. Furthermore, contextual information is shown to bias relational memory errors, which were far more common in time than space, such that items were more likely to be misassigned to the temporal location of an item with which it shared contextual information that might be otherwise expected. Spatiotemporal navigation, as presented here, can hopefully serve as a first step in furthering our understanding of the flexibility and structure of relational memory representations in space and time and clarify the influence of context on different domains of information without the need to treat time differently than we treat space.</w:t>
      </w:r>
      <w:r w:rsidR="0072413B">
        <w:br w:type="page"/>
      </w:r>
    </w:p>
    <w:p w14:paraId="740D3AC8" w14:textId="77777777" w:rsidR="00563ABB" w:rsidRDefault="00563ABB" w:rsidP="00563ABB">
      <w:pPr>
        <w:pStyle w:val="Heading1"/>
      </w:pPr>
      <w:bookmarkStart w:id="82" w:name="_Toc496446945"/>
      <w:bookmarkStart w:id="83" w:name="_Toc497156039"/>
      <w:commentRangeStart w:id="84"/>
      <w:r>
        <w:lastRenderedPageBreak/>
        <w:t>Spatiotemporal Navigation, Sampling, and Information Encoding in Virtual Reality</w:t>
      </w:r>
      <w:commentRangeEnd w:id="84"/>
      <w:r>
        <w:rPr>
          <w:rStyle w:val="CommentReference"/>
          <w:rFonts w:asciiTheme="minorHAnsi" w:eastAsiaTheme="minorHAnsi" w:hAnsiTheme="minorHAnsi" w:cstheme="minorBidi"/>
        </w:rPr>
        <w:commentReference w:id="84"/>
      </w:r>
      <w:bookmarkEnd w:id="82"/>
      <w:bookmarkEnd w:id="83"/>
    </w:p>
    <w:p w14:paraId="3A95011E" w14:textId="77777777" w:rsidR="00563ABB" w:rsidRDefault="00563ABB" w:rsidP="00563ABB"/>
    <w:p w14:paraId="0158BC7C" w14:textId="77777777" w:rsidR="00563ABB" w:rsidRPr="00436307" w:rsidRDefault="00563ABB" w:rsidP="00563ABB">
      <w:pPr>
        <w:pStyle w:val="Heading2"/>
      </w:pPr>
      <w:bookmarkStart w:id="85" w:name="_Toc497156040"/>
      <w:r w:rsidRPr="00436307">
        <w:t>Introduction</w:t>
      </w:r>
      <w:bookmarkEnd w:id="85"/>
    </w:p>
    <w:bookmarkStart w:id="86" w:name="_Hlk498967680"/>
    <w:bookmarkStart w:id="87" w:name="_Hlk499056831"/>
    <w:p w14:paraId="444399B1" w14:textId="5606A941" w:rsidR="00563ABB" w:rsidRDefault="00563ABB" w:rsidP="00563ABB">
      <w:r w:rsidRPr="00436307">
        <w:fldChar w:fldCharType="begin" w:fldLock="1"/>
      </w:r>
      <w:r w:rsidRPr="00436307">
        <w:instrText>ADDIN CSL_CITATION { "citationItems" : [ { "id" : "ITEM-1", "itemData" : { "ISBN" : "0262071134", "author" : [ { "dropping-particle" : "", "family" : "Gallistel", "given" : "Charles R.", "non-dropping-particle" : "", "parse-names" : false, "suffix" : "" } ], "container-title" : "MIT Press series in learning, development, and conceptual change", "id" : "ITEM-1", "issue" : "viii, 648 p", "issued" : { "date-parts" : [ [ "1990" ] ] }, "title" : "The organization of learning", "type" : "book" }, "uris" : [ "http://www.mendeley.com/documents/?uuid=347aa8ff-1af5-4c4b-90f0-1e9e7eb93d67" ] } ], "mendeley" : { "formattedCitation" : "(Gallistel, 1990)", "manualFormatting" : "Gallistel, (1990)", "plainTextFormattedCitation" : "(Gallistel, 1990)", "previouslyFormattedCitation" : "(Gallistel, 1990)" }, "properties" : { "noteIndex" : 1 }, "schema" : "https://github.com/citation-style-language/schema/raw/master/csl-citation.json" }</w:instrText>
      </w:r>
      <w:r w:rsidRPr="00436307">
        <w:fldChar w:fldCharType="separate"/>
      </w:r>
      <w:r w:rsidRPr="00436307">
        <w:rPr>
          <w:noProof/>
        </w:rPr>
        <w:t>Gallistel, (1990)</w:t>
      </w:r>
      <w:r w:rsidRPr="00436307">
        <w:fldChar w:fldCharType="end"/>
      </w:r>
      <w:r w:rsidRPr="00436307">
        <w:t xml:space="preserve"> said, “Navigation is the process of determining and maintaining a course or trajectory from one place to another”. This definition captures a surprising amount of cases which would be commonly considered navigation, and it has been echoed in recent reviews of navigation and hippocampal function in various species </w:t>
      </w:r>
      <w:r w:rsidRPr="00436307">
        <w:fldChar w:fldCharType="begin" w:fldLock="1"/>
      </w:r>
      <w:r w:rsidRPr="00436307">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"mendeley" : { "formattedCitation" : "(Eichenbaum, 2017b)", "plainTextFormattedCitation" : "(Eichenbaum, 2017b)", "previouslyFormattedCitation" : "(Eichenbaum, 2017b)" }, "properties" : { "noteIndex" : 1 }, "schema" : "https://github.com/citation-style-language/schema/raw/master/csl-citation.json" }</w:instrText>
      </w:r>
      <w:r w:rsidRPr="00436307">
        <w:fldChar w:fldCharType="separate"/>
      </w:r>
      <w:r w:rsidRPr="00436307">
        <w:rPr>
          <w:noProof/>
        </w:rPr>
        <w:t>(Eichenbaum, 2017b)</w:t>
      </w:r>
      <w:r w:rsidRPr="00436307">
        <w:fldChar w:fldCharType="end"/>
      </w:r>
      <w:r w:rsidRPr="00436307">
        <w:t xml:space="preserve">. Interestingly, however, the word “place” in this context strongly implies that navigation is generally restricted to space (and is used as the term to describe cells which fire relative to allocentric locations in space, i.e. “place” cells; </w:t>
      </w:r>
      <w:r w:rsidRPr="00436307">
        <w:fldChar w:fldCharType="begin" w:fldLock="1"/>
      </w:r>
      <w:r w:rsidRPr="00436307">
        <w:instrText>ADDIN CSL_CITATION { "citationItems" : [ { "id" : "ITEM-1",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"ITEM-1",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"(J. O\u2019Keefe &amp; Dostrovsky, 1971)", "manualFormatting" : "O\u2019Keefe &amp; Dostrovsky, 1971", "plainTextFormattedCitation" : "(J. O\u2019Keefe &amp; Dostrovsky, 1971)", "previouslyFormattedCitation" : "(J. O\u2019Keefe &amp; Dostrovsky, 1971)" }, "properties" : { "noteIndex" : 1 }, "schema" : "https://github.com/citation-style-language/schema/raw/master/csl-citation.json" }</w:instrText>
      </w:r>
      <w:r w:rsidRPr="00436307">
        <w:fldChar w:fldCharType="separate"/>
      </w:r>
      <w:r w:rsidRPr="00436307">
        <w:rPr>
          <w:noProof/>
        </w:rPr>
        <w:t>O’Keefe &amp; Dostrovsky, 1971</w:t>
      </w:r>
      <w:r w:rsidRPr="00436307">
        <w:fldChar w:fldCharType="end"/>
      </w:r>
      <w:r w:rsidRPr="00436307">
        <w:t xml:space="preserve">). Introduced by </w:t>
      </w:r>
      <w:r w:rsidRPr="00436307">
        <w:fldChar w:fldCharType="begin" w:fldLock="1"/>
      </w:r>
      <w:r w:rsidRPr="00436307">
        <w:instrText>ADDIN CSL_CITATION { "citationItems" : [ { "id" : "ITEM-1", "itemData" : { "DOI" : "10.1037/h0061626", "ISSN" : "1939-1471", "author" : [ { "dropping-particle" : "", "family" : "Tolman", "given" : "Edward C.", "non-dropping-particle" : "", "parse-names" : false, "suffix" : "" } ], "container-title" : "Psychological Review", "id" : "ITEM-1", "issue" : "4", "issued" : { "date-parts" : [ [ "1948" ] ] }, "page" : "189-208", "title" : "Cognitive maps in rats and men.", "type" : "article-journal", "volume" : "55" }, "uris" : [ "http://www.mendeley.com/documents/?uuid=d5e1e38a-e673-4299-add3-873509643567" ] } ], "mendeley" : { "formattedCitation" : "(Tolman, 1948)", "manualFormatting" : "Tolman, (1948", "plainTextFormattedCitation" : "(Tolman, 1948)", "previouslyFormattedCitation" : "(Tolman, 1948)" }, "properties" : { "noteIndex" : 1 }, "schema" : "https://github.com/citation-style-language/schema/raw/master/csl-citation.json" }</w:instrText>
      </w:r>
      <w:r w:rsidRPr="00436307">
        <w:fldChar w:fldCharType="separate"/>
      </w:r>
      <w:r w:rsidRPr="00436307">
        <w:rPr>
          <w:noProof/>
        </w:rPr>
        <w:t>Tolman, (1948</w:t>
      </w:r>
      <w:r w:rsidRPr="00436307">
        <w:fldChar w:fldCharType="end"/>
      </w:r>
      <w:r w:rsidRPr="00436307">
        <w:t xml:space="preserve">) and elaborated upon in the context of hippocampal function by </w:t>
      </w:r>
      <w:r w:rsidRPr="00436307">
        <w:fldChar w:fldCharType="begin" w:fldLock="1"/>
      </w:r>
      <w:r w:rsidRPr="00436307">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"manualFormatting" : " O\u2019Keefe &amp; Nadel, (1978)", "plainTextFormattedCitation" : "(John O\u2019Keefe &amp; Nadel, 1978)", "previouslyFormattedCitation" : "(John O\u2019Keefe &amp; Nadel, 1978)" }, "properties" : { "noteIndex" : 1 }, "schema" : "https://github.com/citation-style-language/schema/raw/master/csl-citation.json" }</w:instrText>
      </w:r>
      <w:r w:rsidRPr="00436307">
        <w:fldChar w:fldCharType="separate"/>
      </w:r>
      <w:r w:rsidRPr="00436307">
        <w:rPr>
          <w:noProof/>
        </w:rPr>
        <w:t xml:space="preserve"> O’Keefe &amp; Nadel, (1978)</w:t>
      </w:r>
      <w:r w:rsidRPr="00436307">
        <w:fldChar w:fldCharType="end"/>
      </w:r>
      <w:r w:rsidRPr="00436307">
        <w:t xml:space="preserve">, Cognitive Map Theory suggests that, at least in space, the hippocampus is responsible for maintaining map-like, allocentric representations, and this theory has been validated to various degrees across many human and rodent lesion studies </w:t>
      </w:r>
      <w:r w:rsidRPr="00436307">
        <w:fldChar w:fldCharType="begin" w:fldLock="1"/>
      </w:r>
      <w:r w:rsidR="005F0DD8" w:rsidRPr="00436307">
        <w:instrText>ADDIN CSL_CITATION { "citationItems" : [ { "id" : "ITEM-1", "itemData" : { "DOI" : "10.1016/S0166-4328(01)00399-0", "ISBN" : "0166-4328", "ISSN" : "01664328", "PMID" : "11853860", "abstract" : "For nonhumans, it has been shown that the hippocampus (HPC) is critical for spatial memory. We tested patients with unilateral HPC resections on a virtual analogue of a classic spatial task to assess HPC functioning in nonhumans: the Morris water task. We found that when humans are required to use spatial cues to navigate to a hidden escape platform in a pool, patients with HPC resections display severe impairments in spatial navigation relative to age-matched controls and age-matched patients who have had extra-HPC resections. This effect occurred for every patient tested and was evident regardless of side of surgery. Hence, it is apparent across species and irrespective of which hemisphere is damaged that the human HPC is critical for spatial/relational memory. ?? 2002 Elsevier Science B.V. All rights reserved.", "author" : [ { "dropping-particle" : "", "family" : "Astur", "given" : "Robert S.", "non-dropping-particle" : "", "parse-names" : false, "suffix" : "" }, { "dropping-particle" : "", "family" : "Taylor", "given" : "Laughlin B.", "non-dropping-particle" : "", "parse-names" : false, "suffix" : "" }, { "dropping-particle" : "", "family" : "Mamelak", "given" : "Adam N.", "non-dropping-particle" : "", "parse-names" : false, "suffix" : "" }, { "dropping-particle" : "", "family" : "Philpott", "given" : "Linda", "non-dropping-particle" : "", "parse-names" : false, "suffix" : "" }, { "dropping-particle" : "", "family" : "Sutherland", "given" : "Robert J.", "non-dropping-particle" : "", "parse-names" : false, "suffix" : "" } ], "container-title" : "Behavioural Brain Research", "id" : "ITEM-1", "issue" : "1", "issued" : { "date-parts" : [ [ "2002" ] ] }, "page" : "77-84", "title" : "Humans with hippocampus damage display severe spatial memory impairments in a virtual Morris water task", "type" : "article-journal", "volume" : "132" }, "uris" : [ "http://www.mendeley.com/documents/?uuid=da46b2e3-a284-4995-b0a8-15c42b7c2029" ] }, { "id" : "ITEM-2", "itemData" : { "DOI" : "10.1126/science.1188160", "ISSN" : "0036-8075", "author" : [ { "dropping-particle" : "", "family" : "Bartsch", "given" : "T.", "non-dropping-particle" : "", "parse-names" : false, "suffix" : "" }, { "dropping-particle" : "", "family" : "Schonfeld", "given" : "R.", "non-dropping-particle" : "", "parse-names" : false, "suffix" : "" }, { "dropping-particle" : "", "family" : "Muller", "given" : "F. J.", "non-dropping-particle" : "", "parse-names" : false, "suffix" : "" }, { "dropping-particle" : "", "family" : "Alfke", "given" : "K.", "non-dropping-particle" : "", "parse-names" : false, "suffix" : "" }, { "dropping-particle" : "", "family" : "Leplow", "given" : "B.", "non-dropping-particle" : "", "parse-names" : false, "suffix" : "" }, { "dropping-particle" : "", "family" : "Aldenhoff", "given" : "J.", "non-dropping-particle" : "", "parse-names" : false, "suffix" : "" }, { "dropping-particle" : "", "family" : "Deuschl", "given" : "G.", "non-dropping-particle" : "", "parse-names" : false, "suffix" : "" }, { "dropping-particle" : "", "family" : "Koch", "given" : "J. M.", "non-dropping-particle" : "", "parse-names" : false, "suffix" : "" } ], "container-title" : "Science", "id" : "ITEM-2", "issue" : "5984", "issued" : { "date-parts" : [ [ "2010", "6", "11" ] ] }, "page" : "1412-1415", "title" : "Focal Lesions of Human Hippocampal CA1 Neurons in Transient Global Amnesia Impair Place Memory", "type" : "article-journal", "volume" : "328" }, "uris" : [ "http://www.mendeley.com/documents/?uuid=01253e26-8e9d-4f3b-ac2c-1d1b6b85a326" ] }, { "id" : "ITEM-3", "itemData" : { "DOI" : "10.1038/297681a0", "ISSN" : "0028-0836", "author" : [ { "dropping-particle" : "", "family" : "Morris", "given" : "R. G. M.", "non-dropping-particle" : "", "parse-names" : false, "suffix" : "" }, { "dropping-particle" : "", "family" : "Garrud", "given" : "P.", "non-dropping-particle" : "", "parse-names" : false, "suffix" : "" }, { "dropping-particle" : "", "family" : "Rawlins", "given" : "J. N. P.", "non-dropping-particle" : "", "parse-names" : false, "suffix" : "" }, { "dropping-particle" : "", "family" : "O'Keefe", "given" : "J.", "non-dropping-particle" : "", "parse-names" : false, "suffix" : "" } ], "container-title" : "Nature", "id" : "ITEM-3", "issue" : "5868", "issued" : { "date-parts" : [ [ "1982", "6", "24" ] ] }, "page" : "681-683", "title" : "Place navigation impaired in rats with hippocampal lesions", "type" : "article-journal", "volume" : "297" }, "uris" : [ "http://www.mendeley.com/documents/?uuid=77c83a1a-caf6-4b62-b153-dd33724d4cec" ] }, { "id" : "ITEM-4", "itemData" : { "DOI" : "10.1002/hipo.450010303", "ISBN" : "1050-9631 (Print)\\n1050-9631 (Linking)", "ISSN" : "10981063", "PMID" : "1669295", "abstract" : "no abstract", "author" : [ { "dropping-particle" : "", "family" : "O'Keefe", "given" : "John", "non-dropping-particle" : "", "parse-names" : false, "suffix" : "" } ], "container-title" : "Hippocampus", "id" : "ITEM-4", "issue" : "3", "issued" : { "date-parts" : [ [ "1991" ] ] }, "page" : "230-235", "title" : "An allocentric spatial model for the hippocampal cognitive map", "type" : "article-journal", "volume" : "1" }, "uris" : [ "http://www.mendeley.com/documents/?uuid=137ad6b7-1c3e-4517-ae4e-aaaa1b2ccab3" ] }, { "id" : "ITEM-5", "itemData" : { "DOI" : "10.1016/0006-8993(71)90358-1", "ISSN" : "00068993", "author" : [ { "dropping-particle" : "", "family" : "O'Keefe", "given" : "J.", "non-dropping-particle" : "", "parse-names" : false, "suffix" : "" }, { "dropping-particle" : "", "family" : "Dostrovsky", "given" : "J.", "non-dropping-particle" : "", "parse-names" : false, "suffix" : "" } ], "container-title" : "Brain Research", "id" : "ITEM-5", "issue" : "1", "issued" : { "date-parts" : [ [ "1971", "11" ] ] }, "page" : "171-175", "title" : "The hippocampus as a spatial map. Preliminary evidence from unit activity in the freely-moving rat", "type" : "article-journal", "volume" : "34" }, "uris" : [ "http://www.mendeley.com/documents/?uuid=dc375e69-04a0-40a3-9b35-181aa5da966f" ] } ], "mendeley" : { "formattedCitation" : "(Astur, Taylor, Mamelak, Philpott, &amp; Sutherland, 2002; Bartsch et al., 2010; R. G. M. Morris et al., 1982; J. O\u2019Keefe &amp; Dostrovsky, 1971; John O\u2019Keefe, 1991)", "plainTextFormattedCitation" : "(Astur, Taylor, Mamelak, Philpott, &amp; Sutherland, 2002; Bartsch et al., 2010; R. G. M. Morris et al., 1982; J. O\u2019Keefe &amp; Dostrovsky, 1971; John O\u2019Keefe, 1991)", "previouslyFormattedCitation" : "(Astur, Taylor, Mamelak, Philpott, &amp; Sutherland, 2002; Bartsch et al., 2010; R. G. M. Morris et al., 1982; J. O\u2019Keefe &amp; Dostrovsky, 1971; John O\u2019Keefe, 1991)" }, "properties" : { "noteIndex" : 1 }, "schema" : "https://github.com/citation-style-language/schema/raw/master/csl-citation.json" }</w:instrText>
      </w:r>
      <w:r w:rsidRPr="00436307">
        <w:fldChar w:fldCharType="separate"/>
      </w:r>
      <w:r w:rsidR="005F0DD8" w:rsidRPr="00436307">
        <w:rPr>
          <w:noProof/>
        </w:rPr>
        <w:t>(Astur, Taylor, Mamelak, Philpott, &amp; Sutherland, 2002; Bartsch et al., 2010; R. G. M. Morris et al., 1982; J. O’Keefe &amp; Dostrovsky, 1971; John O’Keefe, 1991)</w:t>
      </w:r>
      <w:r w:rsidRPr="00436307">
        <w:fldChar w:fldCharType="end"/>
      </w:r>
      <w:r w:rsidRPr="00436307">
        <w:t xml:space="preserve">. Tolman himself did not restrict this theory to space; however, later uses of the theory have tended to isolate space in exclusion of any other domains. Despite this isolation of navigation to space, “time” cells in the hippocampus have been identified which fire relative to particular moments in time </w:t>
      </w:r>
      <w:r w:rsidRPr="00436307">
        <w:fldChar w:fldCharType="begin" w:fldLock="1"/>
      </w:r>
      <w:r w:rsidR="005F0DD8" w:rsidRPr="00436307">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 }, "schema" : "https://github.com/citation-style-language/schema/raw/master/csl-citation.json" }</w:instrText>
      </w:r>
      <w:r w:rsidRPr="00436307">
        <w:fldChar w:fldCharType="separate"/>
      </w:r>
      <w:r w:rsidR="005F0DD8" w:rsidRPr="00436307">
        <w:rPr>
          <w:noProof/>
        </w:rPr>
        <w:t>(B. Kraus et al., 2013)</w:t>
      </w:r>
      <w:r w:rsidRPr="00436307">
        <w:fldChar w:fldCharType="end"/>
      </w:r>
      <w:r w:rsidRPr="00436307">
        <w:t xml:space="preserve">, and extensive evidence suggest the hippocampus is involved in mapping far more than just spatial information </w:t>
      </w:r>
      <w:r w:rsidRPr="00436307">
        <w:fldChar w:fldCharType="begin" w:fldLock="1"/>
      </w:r>
      <w:r w:rsidR="005F0DD8" w:rsidRPr="00436307">
        <w:instrText>ADDIN CSL_CITATION { "citationItems" : [ { "id" : "ITEM-1", "itemData" : { "DOI" : "10.3389/neuro.09.015.2008", "ISSN" : "1662-5161", "PMID" : "18989388", "abstract" : "Relational memory theory holds that the hippocampus supports, and amnesia following hippocampal damage impairs, memory for all manner of relations. Unfortunately, many studies of hippocampal-dependent memory have either examined only a single type of relational memory or conflated multiple kinds of relations. The experiments reported here employed a procedure in which each of several kinds of relational memory (spatial, associative, and sequential) could be tested separately using the same materials. In Experiment 1, performance of amnesic patients with medial temporal lobe (MTL) damage was assessed on memory for the three types of relations as well as for items. Compared to the performance of matched comparison participants, amnesic patients were impaired on all three relational tasks. But for those patients whose MTL damage was limited to the hippocampus, performance was relatively preserved on item memory as compared to relational memory, although still lower than that of comparison participants. In Experiment 2, study exposure was reduced for comparison participants, matching their item memory to the amnesic patients in Experiment 1. Relational memory performance of comparison subjects was well above amnesic patient levels, showing the disproportionate dependence of all three relational memory performances on the integrity of the hippocampus. Correlational analyses of the various task performances of comparison participants and of college-age participants showed that our measures of item memory were not influenced significantly by memory for associations among the items.", "author" : [ { "dropping-particle" : "", "family" : "Konkel", "given" : "Alex", "non-dropping-particle" : "", "parse-names" : false, "suffix" : "" }, { "dropping-particle" : "", "family" : "Warren", "given" : "David E", "non-dropping-particle" : "", "parse-names" : false, "suffix" : "" }, { "dropping-particle" : "", "family" : "Duff", "given" : "Melissa C", "non-dropping-particle" : "", "parse-names" : false, "suffix" : "" }, { "dropping-particle" : "", "family" : "Tranel", "given" : "Daniel N", "non-dropping-particle" : "", "parse-names" : false, "suffix" : "" }, { "dropping-particle" : "", "family" : "Cohen", "given" : "Neal J", "non-dropping-particle" : "", "parse-names" : false, "suffix" : "" } ], "container-title" : "Frontiers in human neuroscience", "id" : "ITEM-1", "issue" : "October", "issued" : { "date-parts" : [ [ "2008", "1" ] ] }, "page" : "15", "title" : "Hippocampal amnesia impairs all manner of relational memory.", "type" : "article-journal", "volume" : "2" }, "uris" : [ "http://www.mendeley.com/documents/?uuid=e14f7178-9f77-48f8-8833-a415ff41fd52" ] }, { "id" : "ITEM-2",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"ITEM-2", "issue" : "1", "issued" : { "date-parts" : [ [ "2015" ] ] }, "page" : "9-11", "title" : "The Hippocampus as a Cognitive Map ... of Social Space", "type" : "article-journal", "volume" : "87" }, "uris" : [ "http://www.mendeley.com/documents/?uuid=285c804d-c5d0-4712-b4cb-eea956309b68" ] }, { "id" : "ITEM-3", "itemData" : { "DOI" : "10.1016/j.cobeha.2017.06.010", "ISSN" : "23521546", "author" : [ { "dropping-particle" : "", "family" : "Eichenbaum", "given" : "Howard", "non-dropping-particle" : "", "parse-names" : false, "suffix" : "" } ], "container-title" : "Current Opinion in Behavioral Sciences", "id" : "ITEM-3", "issued" : { "date-parts" : [ [ "2017" ] ] }, "page" : "65-70", "publisher" : "Elsevier Ltd", "title" : "Time (and space) in the hippocampus", "type" : "article-journal", "volume" : "17" }, "uris" : [ "http://www.mendeley.com/documents/?uuid=a2a1e321-ded3-4d4d-a25b-ae3d8d914c8e" ] } ], "mendeley" : { "formattedCitation" : "(Eichenbaum, 2015, 2017d; Konkel et al., 2008)", "plainTextFormattedCitation" : "(Eichenbaum, 2015, 2017d; Konkel et al., 2008)", "previouslyFormattedCitation" : "(Eichenbaum, 2015, 2017d; Konkel et al., 2008)" }, "properties" : { "noteIndex" : 1 }, "schema" : "https://github.com/citation-style-language/schema/raw/master/csl-citation.json" }</w:instrText>
      </w:r>
      <w:r w:rsidRPr="00436307">
        <w:fldChar w:fldCharType="separate"/>
      </w:r>
      <w:r w:rsidR="005F0DD8" w:rsidRPr="00436307">
        <w:rPr>
          <w:noProof/>
        </w:rPr>
        <w:t>(Eichenbaum, 2015, 2017d; Konkel et al., 2008)</w:t>
      </w:r>
      <w:r w:rsidRPr="00436307">
        <w:fldChar w:fldCharType="end"/>
      </w:r>
      <w:r w:rsidRPr="00436307">
        <w:t>. It is, therefore, interesting to expand the definition of navigation to include not just movement from place to place, but also from time to time (or, potentially movement between any discrete locations in any domain). The previous c</w:t>
      </w:r>
      <w:r w:rsidR="00436307">
        <w:t>hapter showed</w:t>
      </w:r>
      <w:r w:rsidRPr="00436307">
        <w:t xml:space="preserve"> how this can be done in time (via having participants Time Travel), and</w:t>
      </w:r>
      <w:r>
        <w:t xml:space="preserve"> participants successfully reproduce several test phenomena including relational memory errors (see Chapter 1) and Context Boundary Effects </w:t>
      </w:r>
      <w:r>
        <w:fldChar w:fldCharType="begin" w:fldLock="1"/>
      </w:r>
      <w:r>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1 }, "schema" : "https://github.com/citation-style-language/schema/raw/master/csl-citation.json" }</w:instrText>
      </w:r>
      <w:r>
        <w:fldChar w:fldCharType="separate"/>
      </w:r>
      <w:r w:rsidRPr="005718F3">
        <w:rPr>
          <w:noProof/>
        </w:rPr>
        <w:t>(DuBrow &amp; Davachi, 2013)</w:t>
      </w:r>
      <w:r>
        <w:fldChar w:fldCharType="end"/>
      </w:r>
      <w:r>
        <w:t xml:space="preserve">, as well as some new phenomena which have not be previously explored; they also successfully navigate the environment to improve their memory for a timeline of events (see Chapter 2). One prediction which was made in the previous chapter is that time cells map an allocentric perspective on time, not an egocentric one, despite the fact that time (like space) is consistently experienced egocentrically. Of course, the primary way this hypothesis could be validated is via electrophysiological work with actual time cells, </w:t>
      </w:r>
      <w:commentRangeStart w:id="88"/>
      <w:r>
        <w:t xml:space="preserve">but it is not immediately clear how this task could be run on rodents, so human participants may be required. This puts the direct confirmation of the theory </w:t>
      </w:r>
      <w:r w:rsidR="00A92435">
        <w:t>out of the scope of this work</w:t>
      </w:r>
      <w:r>
        <w:t>.</w:t>
      </w:r>
      <w:commentRangeEnd w:id="88"/>
      <w:r w:rsidR="00927FFD">
        <w:rPr>
          <w:rStyle w:val="CommentReference"/>
        </w:rPr>
        <w:commentReference w:id="88"/>
      </w:r>
      <w:r>
        <w:t xml:space="preserve"> Instead, in this work, </w:t>
      </w:r>
      <w:r w:rsidR="00A92435">
        <w:t>I</w:t>
      </w:r>
      <w:r>
        <w:t xml:space="preserve"> suggest analysis methods which might be applied to the behavioral navigation data collected in the task described in Chapter 2 to </w:t>
      </w:r>
      <w:commentRangeStart w:id="89"/>
      <w:r>
        <w:t>gather evidence with respect to this hypothesis</w:t>
      </w:r>
      <w:commentRangeEnd w:id="89"/>
      <w:r w:rsidR="005858DE">
        <w:rPr>
          <w:rStyle w:val="CommentReference"/>
        </w:rPr>
        <w:commentReference w:id="89"/>
      </w:r>
      <w:r>
        <w:t>. Additionally, I proposed analyses which might clarify aspects of spatiotemporal navigation in general which relate to relational and contextual memory in space and time.</w:t>
      </w:r>
    </w:p>
    <w:p w14:paraId="706C016D" w14:textId="1A3BC59F" w:rsidR="00563ABB" w:rsidRDefault="00563ABB" w:rsidP="00563ABB">
      <w:bookmarkStart w:id="90" w:name="_Hlk498967705"/>
      <w:bookmarkEnd w:id="86"/>
      <w:r>
        <w:t xml:space="preserve">Spatial navigation is a critical capability of all creatures’ </w:t>
      </w:r>
      <w:r w:rsidRPr="00D57432">
        <w:t>survival</w:t>
      </w:r>
      <w:r w:rsidRPr="009E7F86">
        <w:t xml:space="preserve"> </w:t>
      </w:r>
      <w:r>
        <w:fldChar w:fldCharType="begin" w:fldLock="1"/>
      </w:r>
      <w:r>
        <w:instrText>ADDIN CSL_CITATION { "citationItems" : [ { "id" : "ITEM-1",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"ITEM-1", "issue" : "3", "issued" : { "date-parts" : [ [ "2010", "3" ] ] }, "page" : "138-146", "title" : "What determines our navigational abilities?", "type" : "article-journal", "volume" : "14" }, "uris" : [ "http://www.mendeley.com/documents/?uuid=f7b505f2-7a10-4a0a-adbb-f38061bf27e7" ] } ], "mendeley" : { "formattedCitation" : "(Wolbers &amp; Hegarty, 2010)", "plainTextFormattedCitation" : "(Wolbers &amp; Hegarty, 2010)", "previouslyFormattedCitation" : "(Wolbers &amp; Hegarty, 2010)" }, "properties" : { "noteIndex" : 1 }, "schema" : "https://github.com/citation-style-language/schema/raw/master/csl-citation.json" }</w:instrText>
      </w:r>
      <w:r>
        <w:fldChar w:fldCharType="separate"/>
      </w:r>
      <w:r w:rsidRPr="005718F3">
        <w:rPr>
          <w:noProof/>
        </w:rPr>
        <w:t>(Wolbers &amp; Hegarty, 2010)</w:t>
      </w:r>
      <w:r>
        <w:fldChar w:fldCharType="end"/>
      </w:r>
      <w:r>
        <w:t xml:space="preserve">, and it has been extensively studied phenomenologically in </w:t>
      </w:r>
      <w:r w:rsidRPr="00D57432">
        <w:t>humans</w:t>
      </w:r>
      <w:r w:rsidRPr="00AD40D6">
        <w:t xml:space="preserve"> </w:t>
      </w:r>
      <w:r>
        <w:fldChar w:fldCharType="begin" w:fldLock="1"/>
      </w:r>
      <w:r>
        <w:instrText>ADDIN CSL_CITATION { "citationItems" : [ { "id" : "ITEM-1", "itemData" : { "DOI" : "10.1093/acprof", "ISBN" : "9780199210862", "author" : [ { "dropping-particle" : "", "family" : "Dudchenko", "given" : "Paul", "non-dropping-particle" : "", "parse-names" : false, "suffix" : "" } ], "id" : "ITEM-1", "issue" : "December 2012", "issued" : { "date-parts" : [ [ "2010" ] ] }, "number-of-pages" : "1-31", "title" : "Why People Get Lost : The Psychology and Neuroscience of Spatial Cognition Abstract and Keywords Taxonomies of wayfinding", "type" : "book" }, "uris" : [ "http://www.mendeley.com/documents/?uuid=0563730e-5365-40a3-ba51-f89c9fa65ecc" ] }, { "id" : "ITEM-2", "itemData" : { "DOI" : "10.4159/harvard.9780674074811", "ISBN" : "9780674074811", "author" : [ { "dropping-particle" : "", "family" : "Huth", "given" : "John Edward", "non-dropping-particle" : "", "parse-names" : false, "suffix" : "" } ], "id" : "ITEM-2", "issued" : { "date-parts" : [ [ "2013", "1", "15" ] ] }, "publisher" : "Harvard University Press", "publisher-place" : "Cambridge, MA and London, England", "title" : "The Lost Art of Finding Our Way", "type" : "book" }, "uris" : [ "http://www.mendeley.com/documents/?uuid=986080b1-3951-4f6b-9371-d80e83a129dd" ] }, { "id" : "ITEM-3", "itemData" : { "DOI" : "10.1016/j.tics.2010.01.001", "ISSN" : "13646613", "author" : [ { "dropping-particle" : "", "family" : "Wolbers", "given" : "Thomas", "non-dropping-particle" : "", "parse-names" : false, "suffix" : "" }, { "dropping-particle" : "", "family" : "Hegarty", "given" : "Mary", "non-dropping-particle" : "", "parse-names" : false, "suffix" : "" } ], "container-title" : "Trends in Cognitive Sciences", "id" : "ITEM-3", "issue" : "3", "issued" : { "date-parts" : [ [ "2010", "3" ] ] }, "page" : "138-146", "title" : "What determines our navigational abilities?", "type" : "article-journal", "volume" : "14" }, "uris" : [ "http://www.mendeley.com/documents/?uuid=f7b505f2-7a10-4a0a-adbb-f38061bf27e7" ] } ], "mendeley" : { "formattedCitation" : "(Dudchenko, 2010; Huth, 2013; Wolbers &amp; Hegarty, 2010)", "plainTextFormattedCitation" : "(Dudchenko, 2010; Huth, 2013; Wolbers &amp; Hegarty, 2010)", "previouslyFormattedCitation" : "(Dudchenko, 2010; Huth, 2013; Wolbers &amp; Hegarty, 2010)" }, "properties" : { "noteIndex" : 1 }, "schema" : "https://github.com/citation-style-language/schema/raw/master/csl-citation.json" }</w:instrText>
      </w:r>
      <w:r>
        <w:fldChar w:fldCharType="separate"/>
      </w:r>
      <w:r w:rsidRPr="005718F3">
        <w:rPr>
          <w:noProof/>
        </w:rPr>
        <w:t>(Dudchenko, 2010; Huth, 2013; Wolbers &amp; Hegarty, 2010)</w:t>
      </w:r>
      <w:r>
        <w:fldChar w:fldCharType="end"/>
      </w:r>
      <w:r>
        <w:t xml:space="preserve">, animals </w:t>
      </w:r>
      <w:r>
        <w:fldChar w:fldCharType="begin" w:fldLock="1"/>
      </w:r>
      <w:r>
        <w:instrText>ADDIN CSL_CITATION { "citationItems" : [ { "id" : "ITEM-1", "itemData" : { "DOI" : "10.1037/0033-295X.100.2.163", "ISSN" : "1939-1471", "author" : [ { "dropping-particle" : "", "family" : "Poucet", "given" : "Bruno", "non-dropping-particle" : "", "parse-names" : false, "suffix" : "" } ], "container-title" : "Psychological Review", "id" : "ITEM-1", "issue" : "2", "issued" : { "date-parts" : [ [ "1993" ] ] }, "page" : "163-182", "title" : "Spatial cognitive maps in animals: New hypotheses on their structure and neural mechanisms.", "type" : "article-journal", "volume" : "100" }, "uris" : [ "http://www.mendeley.com/documents/?uuid=44a33388-97b3-46c6-bff3-be76a3e8c0ee" ] }, { "id" : "ITEM-2", "itemData" : { "DOI" : "10.1016/S0301-0082(96)00060-3", "ISSN" : "03010082", "author" : [ { "dropping-particle" : "", "family" : "TRULLIER", "given" : "OLIVIER",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"(Poucet, 1993; TRULLIER, WIENER, BERTHOZ, &amp; MEYER, 1997)", "plainTextFormattedCitation" : "(Poucet, 1993; TRULLIER, WIENER, BERTHOZ, &amp; MEYER, 1997)", "previouslyFormattedCitation" : "(Poucet, 1993; TRULLIER, WIENER, BERTHOZ, &amp; MEYER, 1997)" }, "properties" : { "noteIndex" : 1 }, "schema" : "https://github.com/citation-style-language/schema/raw/master/csl-citation.json" }</w:instrText>
      </w:r>
      <w:r>
        <w:fldChar w:fldCharType="separate"/>
      </w:r>
      <w:r w:rsidRPr="005718F3">
        <w:rPr>
          <w:noProof/>
        </w:rPr>
        <w:t>(Poucet, 1993; TRULLIER, WIENER, BERTHOZ, &amp; MEYER, 1997)</w:t>
      </w:r>
      <w:r>
        <w:fldChar w:fldCharType="end"/>
      </w:r>
      <w:r>
        <w:t xml:space="preserve">, and even robotic navigation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"10.1016/0004-3702(90)90027-W", "ISSN" : "00043702", "author" : [ { "dropping-particle" : "", "family" : "Levitt", "given" : "Tod S.", "non-dropping-particle" : "", "parse-names" : false, "suffix" : "" }, { "dropping-particle" : "", "family" : "Lawton", "given" : "Daryl T.", "non-dropping-particle" : "", "parse-names" : false, "suffix" : "" } ], "container-title" : "Artificial Intelligence", "id" : "ITEM-2", "issue" : "3", "issued" : { "date-parts" : [ [ "1990", "8" ] ] }, "page" : "305-360", "title" : "Qualitative navigation for mobile robots", "type" : "article-journal", "volume" : "44" }, "uris" : [ "http://www.mendeley.com/documents/?uuid=aefafd21-1a1d-4124-82f5-005aad14a835" ] } ], "mendeley" : { "formattedCitation" : "(Franz &amp; Mallot, 2000; Levitt &amp; Lawton, 1990)", "plainTextFormattedCitation" : "(Franz &amp; Mallot, 2000; Levitt &amp; Lawton, 1990)", "previouslyFormattedCitation" : "(Franz &amp; Mallot, 2000; Levitt &amp; Lawton, 1990)" }, "properties" : { "noteIndex" : 2 }, "schema" : "https://github.com/citation-style-language/schema/raw/master/csl-citation.json" }</w:instrText>
      </w:r>
      <w:r>
        <w:fldChar w:fldCharType="separate"/>
      </w:r>
      <w:r w:rsidRPr="005718F3">
        <w:rPr>
          <w:noProof/>
        </w:rPr>
        <w:t>(Franz &amp; Mallot, 2000; Levitt &amp; Lawton, 1990)</w:t>
      </w:r>
      <w:r>
        <w:fldChar w:fldCharType="end"/>
      </w:r>
      <w:r>
        <w:t xml:space="preserve"> which has, more recently, become an extremely popular topic in machine learning research </w:t>
      </w:r>
      <w:r>
        <w:fldChar w:fldCharType="begin" w:fldLock="1"/>
      </w:r>
      <w:r>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"plainTextFormattedCitation" : "(Mirowski et al., 2017)", "previouslyFormattedCitation" : "(Mirowski et al., 2017)" }, "properties" : { "noteIndex" : 2 }, "schema" : "https://github.com/citation-style-language/schema/raw/master/csl-citation.json" }</w:instrText>
      </w:r>
      <w:r>
        <w:fldChar w:fldCharType="separate"/>
      </w:r>
      <w:r w:rsidRPr="005718F3">
        <w:rPr>
          <w:noProof/>
        </w:rPr>
        <w:t>(Mirowski et al., 2017)</w:t>
      </w:r>
      <w:r>
        <w:fldChar w:fldCharType="end"/>
      </w:r>
      <w:r>
        <w:t xml:space="preserve">. Traditionally, in a laboratory setting, tasks such as the Morris Water Maze (MWM;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"mendeley" : { "formattedCitation" : "(Richard G.M. Morris, 1981)", "manualFormatting" : "Morris, 1981", "plainTextFormattedCitation" : "(Richard G.M. Morris, 1981)", "previouslyFormattedCitation" : "(Richard G.M. Morris, 1981)" }, "properties" : { "noteIndex" : 2 }, "schema" : "https://github.com/citation-style-language/schema/raw/master/csl-citation.json" }</w:instrText>
      </w:r>
      <w:r>
        <w:fldChar w:fldCharType="separate"/>
      </w:r>
      <w:r w:rsidRPr="005718F3">
        <w:rPr>
          <w:noProof/>
        </w:rPr>
        <w:t>Morris, 1981</w:t>
      </w:r>
      <w:r>
        <w:fldChar w:fldCharType="end"/>
      </w:r>
      <w:r>
        <w:t xml:space="preserve">) have been used to study </w:t>
      </w:r>
      <w:r>
        <w:lastRenderedPageBreak/>
        <w:t>both rodent and human navigation behaviors</w:t>
      </w:r>
      <w:r w:rsidR="005858DE">
        <w:t xml:space="preserve"> (using a virtual Morris Water Maze; vMWM; </w:t>
      </w:r>
      <w:r w:rsidR="005858DE">
        <w:fldChar w:fldCharType="begin" w:fldLock="1"/>
      </w:r>
      <w:r w:rsidR="005858DE">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"manualFormatting" : "Moffat &amp; Resnick, 2002)", "plainTextFormattedCitation" : "(Moffat &amp; Resnick, 2002)", "previouslyFormattedCitation" : "(Moffat &amp; Resnick, 2002)" }, "properties" : { "noteIndex" : 2 }, "schema" : "https://github.com/citation-style-language/schema/raw/master/csl-citation.json" }</w:instrText>
      </w:r>
      <w:r w:rsidR="005858DE">
        <w:fldChar w:fldCharType="separate"/>
      </w:r>
      <w:r w:rsidR="005858DE" w:rsidRPr="005718F3">
        <w:rPr>
          <w:noProof/>
        </w:rPr>
        <w:t>Moffat &amp; Resnick, 2002)</w:t>
      </w:r>
      <w:r w:rsidR="005858DE">
        <w:fldChar w:fldCharType="end"/>
      </w:r>
      <w:r>
        <w:t xml:space="preserve">, showing, in older adults, that smaller hippocampal volumes account for longer distance travelled and time taken in the task </w:t>
      </w:r>
      <w:r>
        <w:fldChar w:fldCharType="begin" w:fldLock="1"/>
      </w:r>
      <w:r>
        <w:instrText>ADDIN CSL_CITATION { "citationItems" : [ { "id" : "ITEM-1",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"ITEM-1", "issue" : "2", "issued" : { "date-parts" : [ [ "1999" ] ] }, "page" : "171-7", "title" : "Human spatial navigation: cognitive maps, sexual dimorphism, and neural substrates.", "type" : "article-journal", "volume" : "9" }, "uris" : [ "http://www.mendeley.com/documents/?uuid=e8bace38-ae7e-4122-ba40-388e7ee863cb"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"mendeley" : { "formattedCitation" : "(Maguire, Burgess, O\u2019Keefe, &amp; O\u2019Keefe, 1999; Moffat, 2009)", "plainTextFormattedCitation" : "(Maguire, Burgess, O\u2019Keefe, &amp; O\u2019Keefe, 1999; Moffat, 2009)", "previouslyFormattedCitation" : "(Maguire, Burgess, O\u2019Keefe, &amp; O\u2019Keefe, 1999; Moffat, 2009)" }, "properties" : { "noteIndex" : 2 }, "schema" : "https://github.com/citation-style-language/schema/raw/master/csl-citation.json" }</w:instrText>
      </w:r>
      <w:r>
        <w:fldChar w:fldCharType="separate"/>
      </w:r>
      <w:r w:rsidRPr="005718F3">
        <w:rPr>
          <w:noProof/>
        </w:rPr>
        <w:t>(Maguire, Burgess, O’Keefe, &amp; O’Keefe, 1999; Moffat, 2009)</w:t>
      </w:r>
      <w:r>
        <w:fldChar w:fldCharType="end"/>
      </w:r>
      <w:r w:rsidRPr="006E4F8D">
        <w:t>.</w:t>
      </w:r>
      <w:r>
        <w:t xml:space="preserve"> Rarely, more complex behavioral tasks have been studied such as observing hippocampal neurons in bats as they navigate in the real world </w:t>
      </w:r>
      <w:r>
        <w:fldChar w:fldCharType="begin" w:fldLock="1"/>
      </w:r>
      <w:r>
        <w:instrText>ADDIN CSL_CITATION { "citationItems" : [ { "id" : "ITEM-1", "itemData" : { "DOI" : "10.1038/nrn3888", "ISSN" : "1471-003X", "author" : [ { "dropping-particle" : "", "family" : "Geva-Sagiv", "given" : "Maya", "non-dropping-particle" : "", "parse-names" : false, "suffix" : "" }, { "dropping-particle" : "", "family" : "Las", "given" : "Liora", "non-dropping-particle" : "", "parse-names" : false, "suffix" : "" }, { "dropping-particle" : "", "family" : "Yovel", "given" : "Yossi", "non-dropping-particle" : "", "parse-names" : false, "suffix" : "" }, { "dropping-particle" : "", "family" : "Ulanovsky", "given" : "Nachum", "non-dropping-particle" : "", "parse-names" : false, "suffix" : "" } ], "container-title" : "Nature Reviews Neuroscience", "id" : "ITEM-1", "issue" : "2", "issued" : { "date-parts" : [ [ "2015", "1", "20" ] ] }, "page" : "94-108", "title" : "Spatial cognition in bats and rats: from sensory acquisition to multiscale maps and navigation", "type" : "article-journal", "volume" : "16" }, "uris" : [ "http://www.mendeley.com/documents/?uuid=9902b476-bb2a-4395-abcf-ad399cd0a985" ] }, { "id" : "ITEM-2",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"ITEM-2", "issue" : "6321", "issued" : { "date-parts" : [ [ "2017", "1", "13" ] ] }, "page" : "176-180", "title" : "Vectorial representation of spatial goals in the hippocampus of bats", "type" : "article-journal", "volume" : "355" }, "uris" : [ "http://www.mendeley.com/documents/?uuid=829480fc-6c7e-4228-bbdd-99f751661878" ] } ], "mendeley" : { "formattedCitation" : "(Geva-Sagiv, Las, Yovel, &amp; Ulanovsky, 2015; Sarel, Finkelstein, Las, &amp; Ulanovsky, 2017)", "plainTextFormattedCitation" : "(Geva-Sagiv, Las, Yovel, &amp; Ulanovsky, 2015; Sarel, Finkelstein, Las, &amp; Ulanovsky, 2017)", "previouslyFormattedCitation" : "(Geva-Sagiv, Las, Yovel, &amp; Ulanovsky, 2015; Sarel, Finkelstein, Las, &amp; Ulanovsky, 2017)" }, "properties" : { "noteIndex" : 2 }, "schema" : "https://github.com/citation-style-language/schema/raw/master/csl-citation.json" }</w:instrText>
      </w:r>
      <w:r>
        <w:fldChar w:fldCharType="separate"/>
      </w:r>
      <w:r w:rsidRPr="005718F3">
        <w:rPr>
          <w:noProof/>
        </w:rPr>
        <w:t>(Geva-Sagiv, Las, Yovel, &amp; Ulanovsky, 2015; Sarel, Finkelstein, Las, &amp; Ulanovsky, 2017)</w:t>
      </w:r>
      <w:r>
        <w:fldChar w:fldCharType="end"/>
      </w:r>
      <w:r w:rsidRPr="000D1960">
        <w:t>.</w:t>
      </w:r>
      <w:r>
        <w:t xml:space="preserve"> Several models of hippocampal function in navigation have come out of these tasks.</w:t>
      </w:r>
      <w:r w:rsidRPr="00F30749">
        <w:t xml:space="preserve"> </w:t>
      </w:r>
      <w:r>
        <w:t xml:space="preserve">In rodents, theories of Pattern Separation/Pattern Completion </w:t>
      </w:r>
      <w:r>
        <w:fldChar w:fldCharType="begin" w:fldLock="1"/>
      </w:r>
      <w:r>
        <w:instrText>ADDIN CSL_CITATION { "citationItems" : [ { "id" : "ITEM-1", "itemData" : { "DOI" : "10.1098/rspa.1983.0054", "ISSN" : "1364-5021", "author" : [ { "dropping-particle" : "", "family" : "Marr", "given" : "D", "non-dropping-particle" : "", "parse-names" : false, "suffix" : "" } ], "id" : "ITEM-1", "issued" : { "date-parts" : [ [ "1971" ] ] }, "publisher" : "Royal Society Publishing", "publisher-place" : "Cambridge, MA", "title" : "Simple Memory: A Theory for Archicortex", "type" : "book" }, "uris" : [ "http://www.mendeley.com/documents/?uuid=3894e149-25c2-4c77-9dd6-428fa26e5297" ] }, { "id" : "ITEM-2", "itemData" : { "DOI" : "10.1016/j.pneurobio.2006.04.005", "ISBN" : "0301-0082 (Print)", "ISSN" : "03010082", "PMID" : "16781044", "abstract" : "The main aim of the paper is to present an up-to-date computational theory of hippocampal function and the predictions it makes about the different subregions (dentate gyrus, CA3 and CA1), and to examine behavioral and electrophysiological data that address the functions of the hippocampus and particularly its subregions. Based on the computational proposal that the dentate gyrus produces sparse representations by competitive learning and via the mossy fiber pathway forces new representations on the CA3 during learning (encoding), it has been shown behaviorally that the dentate gyrus supports spatial pattern separation during learning. Based on the computational proposal that CA3-CA3 autoassociative networks are important for episodic memory, it has been shown behaviorally that the CA3 supports spatial rapid one-trial learning, learning of arbitrary associations where space is a component, pattern completion, spatial short-term memory, and sequence learning by associations formed between successive items. The concept that the CA1 recodes information from CA3 and sets up associatively learned backprojections to neocortex to allow subsequent retrieval of information to neocortex, is consistent with findings on consolidation. Behaviorally, the CA1 is implicated in processing temporal information as shown by investigations requiring temporal order pattern separation and associations across time; computationally this could involve temporal decay memory, and temporal sequence memory which might also require CA3. The perforant path input to DG is implicated in learning, to CA3 in retrieval from CA3, and to CA1 in retrieval after longer time intervals (\"intermediate-term memory\"). \u00a9 2006 Elsevier Ltd. All rights reserved.", "author" : [ { "dropping-particle" : "", "family" : "Rolls", "given" : "Edmund T.", "non-dropping-particle" : "", "parse-names" : false, "suffix" : "" }, { "dropping-particle" : "", "family" : "Kesner", "given" : "Raymond P.", "non-dropping-particle" : "", "parse-names" : false, "suffix" : "" } ], "container-title" : "Progress in Neurobiology", "id" : "ITEM-2", "issue" : "1", "issued" : { "date-parts" : [ [ "2006" ] ] }, "page" : "1-48", "title" : "A computational theory of hippocampal function, and empirical tests of the theory", "type" : "article-journal", "volume" : "79" }, "uris" : [ "http://www.mendeley.com/documents/?uuid=474b0322-560d-47c9-bfa1-ce18768a82ac" ] } ], "mendeley" : { "formattedCitation" : "(Marr, 1971; Rolls &amp; Kesner, 2006)", "plainTextFormattedCitation" : "(Marr, 1971; Rolls &amp; Kesner, 2006)", "previouslyFormattedCitation" : "(Marr, 1971; Rolls &amp; Kesner, 2006)" }, "properties" : { "noteIndex" : 2 }, "schema" : "https://github.com/citation-style-language/schema/raw/master/csl-citation.json" }</w:instrText>
      </w:r>
      <w:r>
        <w:fldChar w:fldCharType="separate"/>
      </w:r>
      <w:r w:rsidRPr="005718F3">
        <w:rPr>
          <w:noProof/>
        </w:rPr>
        <w:t>(Marr, 1971; Rolls &amp; Kesner, 2006)</w:t>
      </w:r>
      <w:r>
        <w:fldChar w:fldCharType="end"/>
      </w:r>
      <w:r>
        <w:t xml:space="preserve"> have suggested that hippocampal lesioned rodents’ deficits in spatial location accuracy are due to an inability to create precise representations of specific locations and differentiate them from other studied locations (i.e. a deficit in pattern separation; </w:t>
      </w:r>
      <w:r>
        <w:fldChar w:fldCharType="begin" w:fldLock="1"/>
      </w:r>
      <w:r>
        <w:instrText>ADDIN CSL_CITATION { "citationItems" : [ { "id" : "ITEM-1", "itemData" : { "ISBN" : "0270-6474 (Print)\\n0270-6474 (Linking)", "ISSN" : "0270-6474", "PMID" : "9425021", "abstract" : "A paradigm based on measuring short-term memory for spatial location information as a function of spatial similarity between distal cues was developed to examine the role of pattern separation in the modulation of short-term memory for spatial information. A delayed-match-to-sample for spatial location task using a dryland version of the Morris water maze was used to assess spatial pattern separation in male Long-Evans rats. In the sample phase, animals were trained to displace an object that covered a baited food well in one of 15 spatial locations along a row of food wells perpendicular to a start box. In the ensuing choice phase, the animal was allowed to choose between two objects identical to the sample phase object. One covered the same baited food well as did the object in the study phase (correct choice), and another foil object (incorrect choice) covered a different unbaited food well along the row of wells. Five spatial separations were randomly used to separate the correct object from the foil object. After reaching a criterion before the operation, animals were given either hippocampal or cortical control lesions. In trials after the operation, control animals matched their performance before the operation across all spatial separations. In contrast, hippocampal-lesioned animals displayed impairments across all spatial separations with the exception of the longest (105 cm) spatial separation. The results suggest that the hippocampus may serve to separate incoming spatial information by temporarily storing one place separate from another. It is proposed that hippocampal lesions decrease efficiency in pattern separation, resulting in impairments in trials with increased spatial similarity among working-memory representations.", "author" : [ { "dropping-particle" : "", "family" : "Gilbert", "given" : "P E", "non-dropping-particle" : "", "parse-names" : false, "suffix" : "" }, { "dropping-particle" : "", "family" : "Kesner", "given" : "R P", "non-dropping-particle" : "", "parse-names" : false, "suffix" : "" }, { "dropping-particle" : "", "family" : "DeCoteau", "given" : "W E", "non-dropping-particle" : "", "parse-names" : false, "suffix" : "" } ], "container-title" : "The Journal of neuroscience : the official journal of the Society for Neuroscience", "id" : "ITEM-1", "issue" : "2", "issued" : { "date-parts" : [ [ "1998" ] ] }, "page" : "804-10", "title" : "Memory for spatial location: role of the hippocampus in mediating spatial pattern separation.", "type" : "article-journal", "volume" : "18" }, "uris" : [ "http://www.mendeley.com/documents/?uuid=efd9ecd0-59eb-4698-867e-1f67c36a88be" ] } ], "mendeley" : { "formattedCitation" : "(Gilbert, Kesner, &amp; DeCoteau, 1998)", "manualFormatting" : "Gilbert, Kesner, &amp; DeCoteau, 1998)", "plainTextFormattedCitation" : "(Gilbert, Kesner, &amp; DeCoteau, 1998)", "previouslyFormattedCitation" : "(Gilbert, Kesner, &amp; DeCoteau, 1998)" }, "properties" : { "noteIndex" : 2 }, "schema" : "https://github.com/citation-style-language/schema/raw/master/csl-citation.json" }</w:instrText>
      </w:r>
      <w:r>
        <w:fldChar w:fldCharType="separate"/>
      </w:r>
      <w:r w:rsidRPr="005718F3">
        <w:rPr>
          <w:noProof/>
        </w:rPr>
        <w:t>Gilbert, Kesner, &amp; DeCoteau, 1998)</w:t>
      </w:r>
      <w:r>
        <w:fldChar w:fldCharType="end"/>
      </w:r>
      <w:r>
        <w:t xml:space="preserve">. Other have expanded on this theory suggesting that after converging “what” and “where” streams reach the DG and CA3 subregions of the hippocampus </w:t>
      </w:r>
      <w:r>
        <w:fldChar w:fldCharType="begin" w:fldLock="1"/>
      </w:r>
      <w:r>
        <w:instrText>ADDIN CSL_CITATION { "citationItems" : [ { "id" : "ITEM-1", "itemData" : { "DOI" : "10.1016/j.nlm.2015.10.008", "ISBN" : "1095-9564 (Electronic)\\r1074-7427 (Linking)", "ISSN" : "10959564", "PMID" : "26514299", "abstract" : "Classic computational theories of the mnemonic functions of the hippocampus ascribe the processes of pattern separation to the dentate gyrus (DG) and pattern completion to the CA3 region. Until the last decade, the large majority of single-unit studies of the hippocampus in behaving animals were from the CA1 region. The lack of data from the DG, CA3, and the entorhinal inputs to the hippocampus severely hampered the ability to test these theories with neurophysiological techniques. The past ten years have seen a major increase in the recordings from the CA3 region and the medial entorhinal cortex (MEC), with an increasing (but still limited) number of experiments from the lateral entorhinal cortex (LEC) and DG. This paper reviews a series of studies in a local-global cue mismatch (double-rotation) experiment in which recordings were made from cells in the anterior thalamus, MEC, LEC, DG, CA3, and CA1 regions. Compared to the standard cue environment, the change in the DG representation of the cue-mismatch environment was greater than the changes in its entorhinal inputs, providing support for the theory of pattern separation in the DG. In contrast, the change in the CA3 representation of the cue-mismatch environment was less than the changes in its entorhinal and DG inputs, providing support for a pattern completion/error correction function of CA3. The results are interpreted in terms of continuous attractor network models of the hippocampus and the relationship of these models to pattern separation and pattern completion theories. Whereas DG may perform an automatic pattern separation function, the attractor dynamics of CA3 allow it to perform a pattern separation or pattern completion function, depending on the nature of its inputs and the relative strength of the internal attractor dynamics.", "author" : [ { "dropping-particle" : "", "family" : "Knierim", "given" : "James J.", "non-dropping-particle" : "", "parse-names" : false, "suffix" : "" }, { "dropping-particle" : "", "family" : "Neunuebel", "given" : "Joshua P.", "non-dropping-particle" : "", "parse-names" : false, "suffix" : "" } ], "container-title" : "Neurobiology of Learning and Memory", "id" : "ITEM-1", "issued" : { "date-parts" : [ [ "2016" ] ] }, "page" : "38-49", "publisher" : "Elsevier Inc.", "title" : "Tracking the flow of hippocampal computation: Pattern separation, pattern completion, and attractor dynamics", "type" : "article-journal", "volume" : "129" }, "uris" : [ "http://www.mendeley.com/documents/?uuid=7b71a842-e6c4-4574-93b5-ccfe59f2b1cc" ] } ], "mendeley" : { "formattedCitation" : "(Knierim &amp; Neunuebel, 2016)", "plainTextFormattedCitation" : "(Knierim &amp; Neunuebel, 2016)", "previouslyFormattedCitation" : "(Knierim &amp; Neunuebel, 2016)" }, "properties" : { "noteIndex" : 2 }, "schema" : "https://github.com/citation-style-language/schema/raw/master/csl-citation.json" }</w:instrText>
      </w:r>
      <w:r>
        <w:fldChar w:fldCharType="separate"/>
      </w:r>
      <w:r w:rsidRPr="005718F3">
        <w:rPr>
          <w:noProof/>
        </w:rPr>
        <w:t>(Knierim &amp; Neunuebel, 2016)</w:t>
      </w:r>
      <w:r>
        <w:fldChar w:fldCharType="end"/>
      </w:r>
      <w:r>
        <w:t xml:space="preserve">, DG specifically performances pattern separation </w:t>
      </w:r>
      <w:r>
        <w:fldChar w:fldCharType="begin" w:fldLock="1"/>
      </w:r>
      <w:r>
        <w:instrText>ADDIN CSL_CITATION { "citationItems" : [ { "id" : "ITEM-1", "itemData" : { "DOI" : "10.1126/science.1140263", "ISSN" : "0036-8075", "author" : [ { "dropping-particle" : "", "family" : "McHugh", "given" : "T. J.", "non-dropping-particle" : "", "parse-names" : false, "suffix" : "" }, { "dropping-particle" : "", "family" : "Jones", "given" : "M. W.", "non-dropping-particle" : "", "parse-names" : false, "suffix" : "" }, { "dropping-particle" : "", "family" : "Quinn", "given" : "J. J.", "non-dropping-particle" : "", "parse-names" : false, "suffix" : "" }, { "dropping-particle" : "", "family" : "Balthasar", "given" : "N.", "non-dropping-particle" : "", "parse-names" : false, "suffix" : "" }, { "dropping-particle" : "", "family" : "Coppari", "given" : "R.", "non-dropping-particle" : "", "parse-names" : false, "suffix" : "" }, { "dropping-particle" : "", "family" : "Elmquist", "given" : "J. K.", "non-dropping-particle" : "", "parse-names" : false, "suffix" : "" }, { "dropping-particle" : "", "family" : "Lowell", "given" : "B. B.", "non-dropping-particle" : "", "parse-names" : false, "suffix" : "" }, { "dropping-particle" : "", "family" : "Fanselow", "given" : "M. S.", "non-dropping-particle" : "", "parse-names" : false, "suffix" : "" }, { "dropping-particle" : "", "family" : "Wilson", "given" : "M. A.", "non-dropping-particle" : "", "parse-names" : false, "suffix" : "" }, { "dropping-particle" : "", "family" : "Tonegawa", "given" : "S.", "non-dropping-particle" : "", "parse-names" : false, "suffix" : "" } ], "container-title" : "Science", "id" : "ITEM-1", "issue" : "5834", "issued" : { "date-parts" : [ [ "2007", "7", "6" ] ] }, "page" : "94-99", "title" : "Dentate Gyrus NMDA Receptors Mediate Rapid Pattern Separation in the Hippocampal Network", "type" : "article-journal", "volume" : "317" }, "uris" : [ "http://www.mendeley.com/documents/?uuid=05f2745f-00ed-4358-9141-3b70d860b9d3"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"mendeley" : { "formattedCitation" : "(Leutgeb, Leutgeb, Moser, &amp; Moser, 2007; McHugh et al., 2007)", "plainTextFormattedCitation" : "(Leutgeb, Leutgeb, Moser, &amp; Moser, 2007; McHugh et al., 2007)", "previouslyFormattedCitation" : "(Leutgeb, Leutgeb, Moser, &amp; Moser, 2007; McHugh et al., 2007)" }, "properties" : { "noteIndex" : 2 }, "schema" : "https://github.com/citation-style-language/schema/raw/master/csl-citation.json" }</w:instrText>
      </w:r>
      <w:r>
        <w:fldChar w:fldCharType="separate"/>
      </w:r>
      <w:r w:rsidRPr="005718F3">
        <w:rPr>
          <w:noProof/>
        </w:rPr>
        <w:t>(Leutgeb, Leutgeb, Moser, &amp; Moser, 2007; McHugh et al., 2007)</w:t>
      </w:r>
      <w:r>
        <w:fldChar w:fldCharType="end"/>
      </w:r>
      <w:r>
        <w:t xml:space="preserve">, orthogonalizing inputs from one another, while CA3 performs pattern completion </w:t>
      </w:r>
      <w:r>
        <w:fldChar w:fldCharType="begin" w:fldLock="1"/>
      </w:r>
      <w:r>
        <w:instrText>ADDIN CSL_CITATION { "citationItems" : [ { "id" : "ITEM-1", "itemData" : { "DOI" : "10.1016/j.neuron.2013.11.017", "ISSN" : "08966273", "author" : [ { "dropping-particle" : "", "family" : "Neunuebel", "given" : "Joshua P.", "non-dropping-particle" : "", "parse-names" : false, "suffix" : "" }, { "dropping-particle" : "", "family" : "Knierim", "given" : "James J.", "non-dropping-particle" : "", "parse-names" : false, "suffix" : "" } ], "container-title" : "Neuron", "id" : "ITEM-1", "issue" : "2", "issued" : { "date-parts" : [ [ "2014", "1" ] ] }, "page" : "416-427", "title" : "CA3 Retrieves Coherent Representations from Degraded Input: Direct Evidence for CA3 Pattern Completion and Dentate Gyrus Pattern Separation", "type" : "article-journal", "volume" : "81" }, "uris" : [ "http://www.mendeley.com/documents/?uuid=3e858748-bc65-49b3-9306-506b20dd5500" ] }, { "id" : "ITEM-2", "itemData" : { "DOI" : "10.1126/science.1135801", "ISSN" : "0036-8075", "author" : [ { "dropping-particle" : "", "family" : "Leutgeb", "given" : "J. K.", "non-dropping-particle" : "", "parse-names" : false, "suffix" : "" }, { "dropping-particle" : "", "family" : "Leutgeb", "given" : "S.", "non-dropping-particle" : "", "parse-names" : false, "suffix" : "" }, { "dropping-particle" : "", "family" : "Moser", "given" : "M.-B.", "non-dropping-particle" : "", "parse-names" : false, "suffix" : "" }, { "dropping-particle" : "", "family" : "Moser", "given" : "E. I.", "non-dropping-particle" : "", "parse-names" : false, "suffix" : "" } ], "container-title" : "Science", "id" : "ITEM-2", "issue" : "5814", "issued" : { "date-parts" : [ [ "2007", "2", "16" ] ] }, "page" : "961-966", "title" : "Pattern Separation in the Dentate Gyrus and CA3 of the Hippocampus", "type" : "article-journal", "volume" : "315" }, "uris" : [ "http://www.mendeley.com/documents/?uuid=8a3d3495-5b25-40d2-a77d-766a1414e069" ] }, { "id" : "ITEM-3", "itemData" : { "DOI" : "10.1126/science.1071795.Requirement", "ISBN" : "1095-9203 (Electronic)", "ISSN" : "0036-8075, 1095-9203", "PMID" : "12040087", "abstract" : "Pattern completion, the ability to retrieve complete memories on the basis of incomplete sets of cues, is a crucial function of biological memory systems. The extensive recurrent connectivity of the CA3 area of hippocampus has led to suggestions that it might provide this function. We have tested this hypothesis by generating and analyzing a genetically engineered mouse strain in which the N-methyl-D-asparate (NMDA) receptor gene is ablated specifically in the CA3 pyramidal cells of adult mice. The mutant mice normally acquired and retrieved spatial reference memory in the Morris water maze, but they were impaired in retrieving this memory when presented with a fraction of the original cues. Similarly, hippocampal CA1 pyramidal cells in mutant mice displayed normal place-related activity in a full-cue environment but showed a reduction in activity upon partial cue removal. These results provide direct evidence for CA3 NMDA receptor involvement in associative memory recall.", "author" : [ { "dropping-particle" : "", "family" : "Nakazawa", "given" : "Kazu", "non-dropping-particle" : "", "parse-names" : false, "suffix" : "" }, { "dropping-particle" : "", "family" : "Quirk", "given" : "Michael C",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 "given" : "Daniel",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"dropping-particle" : "", "family" : "Quirk, M.C.", "given" : "", "non-dropping-particle" : "", "parse-names" : false, "suffix" : "" }, { "dropping-particle" : "", "family" : "Chitwood", "given" : "Raymond A R.A.", "non-dropping-particle" : "", "parse-names" : false, "suffix" : "" }, { "dropping-particle" : "", "family" : "Watanabe", "given" : "Masahiko", "non-dropping-particle" : "", "parse-names" : false, "suffix" : "" }, { "dropping-particle" : "", "family" : "Yeckel", "given" : "Mark F M.F.", "non-dropping-particle" : "", "parse-names" : false, "suffix" : "" }, { "dropping-particle" : "", "family" : "Sun", "given" : "Linus D L.D.", "non-dropping-particle" : "", "parse-names" : false, "suffix" : "" }, { "dropping-particle" : "", "family" : "Kato", "given" : "Akira", "non-dropping-particle" : "", "parse-names" : false, "suffix" : "" }, { "dropping-particle" : "", "family" : "Carr", "given" : "C.A. Candic A", "non-dropping-particle" : "", "parse-names" : false, "suffix" : "" }, { "dropping-particle" : "", "family" : "Johnstone", "given" : "D.", "non-dropping-particle" : "", "parse-names" : false, "suffix" : "" }, { "dropping-particle" : "", "family" : "Wilson", "given" : "M.A. Matthew A", "non-dropping-particle" : "", "parse-names" : false, "suffix" : "" }, { "dropping-particle" : "", "family" : "Tonegawa", "given" : "Susumu L B - nakazawa.science.297.2002.211", "non-dropping-particle" : "", "parse-names" : false, "suffix" : "" } ], "container-title" : "Science", "id" : "ITEM-3", "issue" : "5579", "issued" : { "date-parts" : [ [ "2002" ] ] }, "page" : "211-218", "title" : "Requirement for Hippocampal CA3 NMDA Receptors in Associative Memory Recall", "type" : "article-journal", "volume" : "297" }, "uris" : [ "http://www.mendeley.com/documents/?uuid=fd3df07c-6409-4f80-8b79-d6c161015093" ] } ], "mendeley" : { "formattedCitation" : "(Leutgeb et al., 2007; Nakazawa et al., 2002; Neunuebel &amp; Knierim, 2014)", "plainTextFormattedCitation" : "(Leutgeb et al., 2007; Nakazawa et al., 2002; Neunuebel &amp; Knierim, 2014)", "previouslyFormattedCitation" : "(Leutgeb et al., 2007; Nakazawa et al., 2002; Neunuebel &amp; Knierim, 2014)" }, "properties" : { "noteIndex" : 2 }, "schema" : "https://github.com/citation-style-language/schema/raw/master/csl-citation.json" }</w:instrText>
      </w:r>
      <w:r>
        <w:fldChar w:fldCharType="separate"/>
      </w:r>
      <w:r w:rsidRPr="005718F3">
        <w:rPr>
          <w:noProof/>
        </w:rPr>
        <w:t>(Leutgeb et al., 2007; Nakazawa et al., 2002; Neunuebel &amp; Knierim, 2014)</w:t>
      </w:r>
      <w:r>
        <w:fldChar w:fldCharType="end"/>
      </w:r>
      <w:r>
        <w:t xml:space="preserve">, auto-associating inputs with previously learned patterns. In humans, the Precision and Binding Model (PBM; </w:t>
      </w:r>
      <w:r>
        <w:fldChar w:fldCharType="begin" w:fldLock="1"/>
      </w:r>
      <w:r>
        <w:instrText>ADDIN CSL_CITATION { "citationItems" : [ { "id" : "ITEM-1", "itemData" : { "DOI" : "10.1016/j.bbr.2013.05.030", "ISBN" : "0166-4328", "ISSN" : "01664328", "PMID" : "23721964", "abstract" : "It is well established that the hippocampus plays a critical role in our ability to recollect past events. A number of recent studies have indicated that the hippocampus may also play a critical role in working memory and perception, but these results have been highly controversial because other similar studies have failed to find evidence for hippocampal involvement. Thus, the precise role that the hippocampus plays in cognition is still debated. In the current paper, I propose that the hippocampus supports the generation and utilization of complex high-resolution bindings that link together the qualitative aspects that make up an event; these bindings are essential for recollection, and they can also contribute to performance across a variety of tasks including perception and working memory. An examination of the existing patient literature provides support for this proposal by showing that hippocampal damage leads to impairments on perception and working memory tasks that require complex high-resolution bindings. Conversely, hippocampal damage is much less likely to lead to impairments on tasks that require only low-resolution or simple associations/relations. The current proposal can be distinguished from earlier accounts of hippocampal function, and it generates a number of novel predictions that can be tested in future studies. \u00a9 2013 Elsevier B.V.", "author" : [ { "dropping-particle" : "", "family" : "Yonelinas", "given" : "Andrew P.", "non-dropping-particle" : "", "parse-names" : false, "suffix" : "" } ], "container-title" : "Behavioural Brain Research", "id" : "ITEM-1", "issued" : { "date-parts" : [ [ "2013" ] ] }, "page" : "34-44", "publisher" : "Elsevier B.V.", "title" : "The hippocampus supports high-resolution binding in the service of perception, working memory and long-term memory", "type" : "article-journal", "volume" : "254" }, "uris" : [ "http://www.mendeley.com/documents/?uuid=48608d11-4c3d-4256-a53a-0445d927650b" ] } ], "mendeley" : { "formattedCitation" : "(Yonelinas, 2013a)", "manualFormatting" : "Yonelinas, 2013)", "plainTextFormattedCitation" : "(Yonelinas, 2013a)", "previouslyFormattedCitation" : "(Yonelinas, 2013a)" }, "properties" : { "noteIndex" : 2 }, "schema" : "https://github.com/citation-style-language/schema/raw/master/csl-citation.json" }</w:instrText>
      </w:r>
      <w:r>
        <w:fldChar w:fldCharType="separate"/>
      </w:r>
      <w:r w:rsidRPr="005718F3">
        <w:rPr>
          <w:noProof/>
        </w:rPr>
        <w:t>Yonelinas, 2013)</w:t>
      </w:r>
      <w:r>
        <w:fldChar w:fldCharType="end"/>
      </w:r>
      <w:r>
        <w:t xml:space="preserve">, whose evidence shows hippocampal damaged patients are impaired on finding the precise location of a hidden platform but can find the general location (i.e. quadrant; </w:t>
      </w:r>
      <w:r>
        <w:fldChar w:fldCharType="begin" w:fldLock="1"/>
      </w:r>
      <w:r w:rsidR="005F0DD8">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"manualFormatting" : "Kolarik et al., 2016; Kolarik, Baer, Shahlaie, Yonelinas, &amp; Ekstrom, 2017)", "plainTextFormattedCitation" : "(Kolarik et al., 2016, 2017)", "previouslyFormattedCitation" : "(Kolarik et al., 2016, 2017)" }, "properties" : { "noteIndex" : 2 }, "schema" : "https://github.com/citation-style-language/schema/raw/master/csl-citation.json" }</w:instrText>
      </w:r>
      <w:r>
        <w:fldChar w:fldCharType="separate"/>
      </w:r>
      <w:r w:rsidRPr="005718F3">
        <w:rPr>
          <w:noProof/>
        </w:rPr>
        <w:t>Kolarik et al., 2016; Kolarik, Baer, Shahlaie, Yonelinas, &amp; Ekstrom, 2017)</w:t>
      </w:r>
      <w:r>
        <w:fldChar w:fldCharType="end"/>
      </w:r>
      <w:r>
        <w:t>, says that the hippocampus is required for high-resolution information binding in spatial navigation. However, in rodents who have already learned a target location or who are attempting to navigate to a target location which has a cue, hippocampal damage does not impair the ability to find the target &lt;cite&gt;. Some models suggest that the long axis of the hippocampus represents progressively more precise information when viewed from anterior to posterior (</w:t>
      </w:r>
      <w:proofErr w:type="spellStart"/>
      <w:r>
        <w:t>Fanselow</w:t>
      </w:r>
      <w:proofErr w:type="spellEnd"/>
      <w:r>
        <w:t xml:space="preserve"> &amp; Dong, 2010; Nadel, </w:t>
      </w:r>
      <w:proofErr w:type="spellStart"/>
      <w:r>
        <w:t>Hoscheidt</w:t>
      </w:r>
      <w:proofErr w:type="spellEnd"/>
      <w:r>
        <w:t>, &amp; Ryan, 2013). Similarly, view-matching strategies can help overcome deficits in allocentric memory of space via the subject finding an egocentric perspective which allows acquisition of the target &lt;cite&gt;. Moreover, not all navigation phenomena which occur in rodents are equivalent in humans. Rodents with hippocampal damage show a deficit in path integration while human hippocampal damaged patients do not &lt;</w:t>
      </w:r>
      <w:commentRangeStart w:id="91"/>
      <w:r>
        <w:t>cite</w:t>
      </w:r>
      <w:commentRangeEnd w:id="91"/>
      <w:r>
        <w:rPr>
          <w:rStyle w:val="CommentReference"/>
        </w:rPr>
        <w:commentReference w:id="91"/>
      </w:r>
      <w:r>
        <w:t>&gt;. Together, these pieces of evidence paint a complicated picture of hippocampal involvement in navigation in space and provide a foundational framework on which we might attempt to understand temporal navigation. In particular, across all of the above work, several attempts have been made to develop quantifications of navigation in space which we may apply to navigation in space and time.</w:t>
      </w:r>
    </w:p>
    <w:p w14:paraId="7A7FAE00" w14:textId="37250D2F" w:rsidR="00563ABB" w:rsidRDefault="00563ABB" w:rsidP="00563ABB">
      <w:r>
        <w:t xml:space="preserve">Several measures of behavior in navigation have been used historically including simple visual inspection of individual paths </w:t>
      </w:r>
      <w:r>
        <w:fldChar w:fldCharType="begin" w:fldLock="1"/>
      </w:r>
      <w:r>
        <w:instrText>ADDIN CSL_CITATION { "citationItems" : [ { "id" : "ITEM-1", "itemData" : { "ISSN" : "08926638", "abstract" : "Mice infected with an immunosuppressive murine leukemia virus (MuLV) mixture, LP-BM5, displayed profound and selective deficits in spatial learning in a modified Morris water maze. These deficits appeared before the appearance of gross neurological impairment or histopathological changes in the central nervous system. Thus, LP-BM5-infected mice displayed deficits in several aspects of trained performance compared to controls. Furthermore, a failure to exhibit any evidence of task acquisition in this maze was observed almost twice as frequently (P &lt; 0.0005) in infected mice as in uninfected controls. Moreover, in the absence of gross visual, motoric, or motivational impairment, LP-BM5 MuLV-infected animals exhibited neither the target directed search pattern nor the spatial preference characteristic of controls. The spatial learning and memory deficit described here is the first report of cognitive impairment accompanying viral-induced immunosuppression in a nonprimate species.", "author" : [ { "dropping-particle" : "", "family" : "Sei", "given" : "Y.", "non-dropping-particle" : "", "parse-names" : false, "suffix" : "" }, { "dropping-particle" : "", "family" : "Arora", "given" : "P.K.", "non-dropping-particle" : "", "parse-names" : false, "suffix" : "" }, { "dropping-particle" : "", "family" : "Skolnick", "given" : "P.", "non-dropping-particle" : "", "parse-names" : false, "suffix" : "" }, { "dropping-particle" : "", "family" : "Paul", "given" : "I.A.", "non-dropping-particle" : "", "parse-names" : false, "suffix" : "" } ], "container-title" : "FASEB Journal", "id" : "ITEM-1", "issue" : "11", "issued" : { "date-parts" : [ [ "1992" ] ] }, "title" : "Spatial learning impairment in a murine model of AIDS", "type" : "article-journal", "volume" : "6" }, "uris" : [ "http://www.mendeley.com/documents/?uuid=16edb51c-a581-4387-bbb2-24d0861508cf" ] }, { "id" : "ITEM-2",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"ITEM-2", "issue" : "5", "issued" : { "date-parts" : [ [ "2002", "10" ] ] }, "page" : "851-9", "title" : "Effects of age on virtual environment place navigation and allocentric cognitive mapping.", "type" : "article-journal", "volume" : "116" }, "uris" : [ "http://www.mendeley.com/documents/?uuid=3333ecaa-57b9-41dd-82c7-df4bb0031798" ] } ], "mendeley" : { "formattedCitation" : "(Moffat &amp; Resnick, 2002; Sei, Arora, Skolnick, &amp; Paul, 1992)", "plainTextFormattedCitation" : "(Moffat &amp; Resnick, 2002; Sei, Arora, Skolnick, &amp; Paul, 1992)", "previouslyFormattedCitation" : "(Moffat &amp; Resnick, 2002; Sei, Arora, Skolnick, &amp; Paul, 1992)" }, "properties" : { "noteIndex" : 2 }, "schema" : "https://github.com/citation-style-language/schema/raw/master/csl-citation.json" }</w:instrText>
      </w:r>
      <w:r>
        <w:fldChar w:fldCharType="separate"/>
      </w:r>
      <w:r w:rsidRPr="00126ACF">
        <w:rPr>
          <w:noProof/>
        </w:rPr>
        <w:t>(Moffat &amp; Resnick, 2002; Sei, Arora, Skolnick, &amp; Paul, 1992)</w:t>
      </w:r>
      <w:r>
        <w:fldChar w:fldCharType="end"/>
      </w:r>
      <w:r>
        <w:t xml:space="preserve">, </w:t>
      </w:r>
      <w:commentRangeStart w:id="92"/>
      <w:r>
        <w:t>heading error</w:t>
      </w:r>
      <w:commentRangeEnd w:id="92"/>
      <w:r w:rsidR="008334F8">
        <w:rPr>
          <w:rStyle w:val="CommentReference"/>
        </w:rPr>
        <w:commentReference w:id="92"/>
      </w:r>
      <w:r>
        <w:t xml:space="preserve"> </w:t>
      </w:r>
      <w:r>
        <w:fldChar w:fldCharType="begin" w:fldLock="1"/>
      </w:r>
      <w:r>
        <w:instrText>ADDIN CSL_CITATION { "citationItems" : [ { "id" : "ITEM-1", "itemData" : { "DOI" : "10.1007/s00221-013-3709-8", "ISSN" : "0014-4819", "author" : [ { "dropping-particle" : "", "family" : "Smith", "given" : "Alastair D.", "non-dropping-particle" : "", "parse-names" : false, "suffix" : "" }, { "dropping-particle" : "", "family" : "McKeith", "given" : "Laura", "non-dropping-particle" : "", "parse-names" : false, "suffix" : "" }, { "dropping-particle" : "", "family" : "Howard", "given" : "Christina J.", "non-dropping-particle" : "", "parse-names" : false, "suffix" : "" } ], "container-title" : "Experimental Brain Research", "id" : "ITEM-1", "issue" : "4", "issued" : { "date-parts" : [ [ "2013", "12", "4" ] ] }, "page" : "445-455", "title" : "The development of path integration: Combining estimations of distance and heading", "type" : "article-journal", "volume" : "231" }, "uris" : [ "http://www.mendeley.com/documents/?uuid=1290cc93-eda7-445e-a8cb-c03deb3102b0" ] } ], "mendeley" : { "formattedCitation" : "(A. D. Smith, McKeith, &amp; Howard, 2013)", "plainTextFormattedCitation" : "(A. D. Smith, McKeith, &amp; Howard, 2013)", "previouslyFormattedCitation" : "(A. D. Smith, McKeith, &amp; Howard, 2013)" }, "properties" : { "noteIndex" : 2 }, "schema" : "https://github.com/citation-style-language/schema/raw/master/csl-citation.json" }</w:instrText>
      </w:r>
      <w:r>
        <w:fldChar w:fldCharType="separate"/>
      </w:r>
      <w:r w:rsidRPr="00563ABB">
        <w:rPr>
          <w:noProof/>
        </w:rPr>
        <w:t>(A. D. Smith, McKeith, &amp; Howard, 2013)</w:t>
      </w:r>
      <w:r>
        <w:fldChar w:fldCharType="end"/>
      </w:r>
      <w:r>
        <w:t>, distance and time to target &lt;</w:t>
      </w:r>
      <w:commentRangeStart w:id="93"/>
      <w:r>
        <w:t>cite</w:t>
      </w:r>
      <w:commentRangeEnd w:id="93"/>
      <w:r>
        <w:rPr>
          <w:rStyle w:val="CommentReference"/>
        </w:rPr>
        <w:commentReference w:id="93"/>
      </w:r>
      <w:r>
        <w:t xml:space="preserve">?&gt;, proximity to target </w:t>
      </w:r>
      <w:r>
        <w:fldChar w:fldCharType="begin" w:fldLock="1"/>
      </w:r>
      <w:r>
        <w:instrText>ADDIN CSL_CITATION { "citationItems" : [ { "id" : "ITEM-1", "itemData" : { "DOI" : "10.1016/0023-9690(81)90020-5", "ISSN" : "00239690", "author" : [ { "dropping-particle" : "", "family" : "Morris", "given" : "Richard G.M.", "non-dropping-particle" : "", "parse-names" : false, "suffix" : "" } ], "container-title" : "Learning and Motivation", "id" : "ITEM-1", "issue" : "2", "issued" : { "date-parts" : [ [ "1981", "5" ] ] }, "page" : "239-260", "title" : "Spatial localization does not require the presence of local cues", "type" : "article-journal", "volume" : "12" }, "uris" : [ "http://www.mendeley.com/documents/?uuid=0dd0dadf-bd27-4fdd-9cd0-39a30c73457e"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2017; Richard G.M. Morris, 1981)", "plainTextFormattedCitation" : "(Kolarik et al., 2017; Richard G.M. Morris, 1981)", "previouslyFormattedCitation" : "(Kolarik et al., 2017; Richard G.M. Morris, 1981)" }, "properties" : { "noteIndex" : 2 }, "schema" : "https://github.com/citation-style-language/schema/raw/master/csl-citation.json" }</w:instrText>
      </w:r>
      <w:r>
        <w:fldChar w:fldCharType="separate"/>
      </w:r>
      <w:r w:rsidRPr="00126ACF">
        <w:rPr>
          <w:noProof/>
        </w:rPr>
        <w:t>(Kolarik et al., 2017; Richard G.M. Morris, 1981)</w:t>
      </w:r>
      <w:r>
        <w:fldChar w:fldCharType="end"/>
      </w:r>
      <w:r>
        <w:t xml:space="preserve">, path crossings </w:t>
      </w:r>
      <w:r>
        <w:fldChar w:fldCharType="begin" w:fldLock="1"/>
      </w:r>
      <w:r>
        <w:instrText>ADDIN CSL_CITATION { "citationItems" : [ { "id" : "ITEM-1", "itemData" : { "DOI" : "10.1002/hipo.20113", "ISSN" : "1050-9631", "author" : [ { "dropping-particle" : "", "family" : "Buzs\u00e1ki", "given" : "Gy\u00f6rgy", "non-dropping-particle" : "", "parse-names" : false, "suffix" : "" } ], "container-title" : "Hippocampus", "id" : "ITEM-1", "issue" : "7", "issued" : { "date-parts" : [ [ "2005" ] ] }, "page" : "827-840", "title" : "Theta rhythm of navigation: Link between path integration and landmark navigation, episodic and semantic memory", "type" : "article-journal", "volume" : "15" }, "uris" : [ "http://www.mendeley.com/documents/?uuid=88054324-e013-4533-8493-76d8db2fdce7" ] } ], "mendeley" : { "formattedCitation" : "(Buzs\u00e1ki, 2005)", "plainTextFormattedCitation" : "(Buzs\u00e1ki, 2005)", "previouslyFormattedCitation" : "(Buzs\u00e1ki, 2005)" }, "properties" : { "noteIndex" : 2 }, "schema" : "https://github.com/citation-style-language/schema/raw/master/csl-citation.json" }</w:instrText>
      </w:r>
      <w:r>
        <w:fldChar w:fldCharType="separate"/>
      </w:r>
      <w:r w:rsidRPr="00126ACF">
        <w:rPr>
          <w:noProof/>
        </w:rPr>
        <w:t>(Buzsáki, 2005)</w:t>
      </w:r>
      <w:r>
        <w:fldChar w:fldCharType="end"/>
      </w:r>
      <w:r>
        <w:t xml:space="preserve">, and even search path classification via clustering </w:t>
      </w:r>
      <w:r>
        <w:fldChar w:fldCharType="begin" w:fldLock="1"/>
      </w:r>
      <w:r>
        <w:instrText>ADDIN CSL_CITATION { "citationItems" : [ { "id" : "ITEM-1", "itemData" : { "DOI" : "10.1016/j.bbr.2010.03.022", "ISSN" : "01664328", "author" : [ { "dropping-particle" : "", "family" : "Davis", "given" : "Chris P.", "non-dropping-particle" : "", "parse-names" : false, "suffix" : "" }, { "dropping-particle" : "", "family" : "Franklin", "given" : "La\u2019Tonya M.", "non-dropping-particle" : "", "parse-names" : false, "suffix" : "" }, { "dropping-particle" : "", "family" : "Johnson", "given" : "Gabriel S.", "non-dropping-particle" : "", "parse-names" : false, "suffix" : "" }, { "dropping-particle" : "", "family" : "Schrott", "given" : "Lisa M.", "non-dropping-particle" : "", "parse-names" : false, "suffix" : "" } ], "container-title" : "Behavioural Brain Research", "id" : "ITEM-1", "issue" : "1", "issued" : { "date-parts" : [ [ "2010", "9" ] ] }, "page" : "27-34", "title" : "Prenatal oxycodone exposure impairs spatial learning and/or memory in rats", "type" : "article-journal", "volume" : "212" }, "uris" : [ "http://www.mendeley.com/documents/?uuid=3a1da1ba-c3a0-432b-8345-e36d8deb7267" ] } ], "mendeley" : { "formattedCitation" : "(Davis, Franklin, Johnson, &amp; Schrott, 2010)", "plainTextFormattedCitation" : "(Davis, Franklin, Johnson, &amp; Schrott, 2010)", "previouslyFormattedCitation" : "(Davis, Franklin, Johnson, &amp; Schrott, 2010)" }, "properties" : { "noteIndex" : 2 }, "schema" : "https://github.com/citation-style-language/schema/raw/master/csl-citation.json" }</w:instrText>
      </w:r>
      <w:r>
        <w:fldChar w:fldCharType="separate"/>
      </w:r>
      <w:r w:rsidRPr="00126ACF">
        <w:rPr>
          <w:noProof/>
        </w:rPr>
        <w:t>(Davis, Franklin, Johnson, &amp; Schrott, 2010)</w:t>
      </w:r>
      <w:r>
        <w:fldChar w:fldCharType="end"/>
      </w:r>
      <w:r>
        <w:t>. Each of these measures has computational advantages and disadvantages worth considering, especially if both spatial and temporal exploration are to be evaluated together.</w:t>
      </w:r>
      <w:r w:rsidR="008334F8">
        <w:t xml:space="preserve"> We consider them here as they relate to our Time Travel task.</w:t>
      </w:r>
      <w:r>
        <w:t xml:space="preserve"> First, </w:t>
      </w:r>
      <w:commentRangeStart w:id="94"/>
      <w:r>
        <w:t xml:space="preserve">heading error </w:t>
      </w:r>
      <w:commentRangeEnd w:id="94"/>
      <w:r w:rsidR="008334F8">
        <w:rPr>
          <w:rStyle w:val="CommentReference"/>
        </w:rPr>
        <w:commentReference w:id="94"/>
      </w:r>
      <w:r>
        <w:t xml:space="preserve">is complicated by the fact that participants could be proceeding to one of many targets in a particular direction. The decided upon </w:t>
      </w:r>
      <w:r w:rsidR="008334F8">
        <w:t xml:space="preserve">event </w:t>
      </w:r>
      <w:r>
        <w:t xml:space="preserve">(i.e. the item the participant interacts with next) could be used as a target, but this only makes sense if </w:t>
      </w:r>
      <w:r w:rsidR="008334F8">
        <w:t xml:space="preserve">we assume at least some </w:t>
      </w:r>
      <w:r>
        <w:t>memory for the event position</w:t>
      </w:r>
      <w:r w:rsidR="008334F8">
        <w:t xml:space="preserve"> </w:t>
      </w:r>
      <w:r>
        <w:t xml:space="preserve">(not a valid assumption in trial 1 for much of the time). Similarly, path crossing has far less meaning in 3D (2 spatial and 1 temporal axis) than traditional 2D as it is incredibly unlikely for a 3D line to cross its self. Proximity to target, distance, and time are all potential methods of evaluation, however it is unclear </w:t>
      </w:r>
      <w:r>
        <w:lastRenderedPageBreak/>
        <w:t xml:space="preserve">which of these should be preferred for correlation with any particular output measure. Previous investigation into this issue has found that, with a high sampling rate, variable measure of target proximity can be very successful in differentiating hippocampal patient performance from controls </w:t>
      </w:r>
      <w:r>
        <w:fldChar w:fldCharType="begin" w:fldLock="1"/>
      </w:r>
      <w:r>
        <w:instrText>ADDIN CSL_CITATION { "citationItems" : [ { "id" : "ITEM-1", "itemData" : { "DOI" : "10.1016/j.neuropsychologia.2015.11.013", "ISBN" : "0000000000000", "ISSN" : "18733514", "PMID" : "26593960", "abstract" : "Damage to the medial temporal lobes produces profound amnesia, greatly impairing the ability of patients to learn about new associations and events. While studies in rodents suggest a strong link between damage to the hippocampus and the ability to navigate using distal landmarks in a spatial environment, the connection between navigation and memory in humans remains less clear. Past studies on human navigation have provided mixed findings about whether patients with damage to the medial temporal lobes can successfully acquire and navigate new spatial environments, possibly due, in part, to issues related to patient demographics and characterization of medial temporal lobe damage. Here, we report findings from a young, high functioning patient who suffered severe medial temporal lobe damage. Although the patient is densely amnestic, her ability to acquire and utilize new, but coarse, spatial \"maps\" appears largely intact. Specifically, a novel computational analysis focused on the precision of her spatial search revealed a significant deficit in spatial precision rather than spatial search strategy. These findings argue that an intact hippocampus in humans is not necessary for representing multiple external landmarks during spatial navigation of new environments. We suggest instead that the human hippocampus may store and represent complex high-resolution bindings of features in the environment as part of a larger role in perception, memory, and navigation.", "author" : [ { "dropping-particle" : "", "family" : "Kolarik", "given" : "Branden S.", "non-dropping-particle" : "", "parse-names" : false, "suffix" : "" }, { "dropping-particle" : "", "family" : "Shahlaie", "given" : "Kiarash", "non-dropping-particle" : "", "parse-names" : false, "suffix" : "" }, { "dropping-particle" : "", "family" : "Hassan", "given" : "Abdul", "non-dropping-particle" : "", "parse-names" : false, "suffix" : "" }, { "dropping-particle" : "", "family" : "Borders", "given" : "Alyssa A.", "non-dropping-particle" : "", "parse-names" : false, "suffix" : "" }, { "dropping-particle" : "", "family" : "Kaufman", "given" : "Kyle C.", "non-dropping-particle" : "", "parse-names" : false, "suffix" : "" }, { "dropping-particle" : "", "family" : "Gurkoff", "given" : "Gene", "non-dropping-particle" : "", "parse-names" : false, "suffix" : "" }, { "dropping-particle" : "", "family" : "Yonelinas", "given" : "Andy P.", "non-dropping-particle" : "", "parse-names" : false, "suffix" : "" }, { "dropping-particle" : "", "family" : "Ekstrom", "given" : "Arne D.", "non-dropping-particle" : "", "parse-names" : false, "suffix" : "" } ], "container-title" : "Neuropsychologia", "id" : "ITEM-1", "issued" : { "date-parts" : [ [ "2016" ] ] }, "page" : "90-101", "title" : "Impairments in precision, rather than spatial strategy, characterize performance on the virtual Morris Water Maze: A case study", "type" : "article-journal", "volume" : "80" }, "uris" : [ "http://www.mendeley.com/documents/?uuid=17156af2-c0ba-4c24-ac7b-ecee2973b23b" ] }, { "id" : "ITEM-2",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"ITEM-2",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"(Kolarik et al., 2016, 2017)", "plainTextFormattedCitation" : "(Kolarik et al., 2016, 2017)", "previouslyFormattedCitation" : "(Kolarik et al., 2016, 2017)" }, "properties" : { "noteIndex" : 3 }, "schema" : "https://github.com/citation-style-language/schema/raw/master/csl-citation.json" }</w:instrText>
      </w:r>
      <w:r>
        <w:fldChar w:fldCharType="separate"/>
      </w:r>
      <w:r w:rsidRPr="00126ACF">
        <w:rPr>
          <w:noProof/>
        </w:rPr>
        <w:t>(Kolarik et al., 2016, 2017)</w:t>
      </w:r>
      <w:r>
        <w:fldChar w:fldCharType="end"/>
      </w:r>
      <w:r>
        <w:t xml:space="preserve">, and the use of measures of fractal geometry </w:t>
      </w:r>
      <w:r>
        <w:fldChar w:fldCharType="begin" w:fldLock="1"/>
      </w:r>
      <w:r>
        <w:instrText>ADDIN CSL_CITATION { "citationItems" : [ { "id" : "ITEM-1", "itemData" : { "DOI" : "10.1126/science.156.3775.636", "ISBN" : "00368075 (ISSN)", "ISSN" : "0036-8075", "PMID" : "17837158", "abstract" : "Geographical curves are so involved in their detail that their lengths are often infinite or, rather, undefinable. However, many are statistically \"selfsimilar,\" meaning that each portion can be considered a reduced-scale image of the whole. In that case, the degree of complication can be described by a quantity D that has many properties of a \"dimension,\" though it is fractional; that is, it exceeds the value unity associated with the ordinary, rectifiable, curves.", "author" : [ { "dropping-particle" : "", "family" : "Mandelbrot", "given" : "B.", "non-dropping-particle" : "", "parse-names" : false, "suffix" : "" } ], "container-title" : "Science", "id" : "ITEM-1", "issue" : "3775", "issued" : { "date-parts" : [ [ "1967" ] ] }, "page" : "636-638", "title" : "How Long Is the Coast of Britain? Statistical Self-Similarity and Fractional Dimension", "type" : "article-journal", "volume" : "156" }, "uris" : [ "http://www.mendeley.com/documents/?uuid=07814eac-fc23-434e-8148-e8825e04f8b8" ] } ], "mendeley" : { "formattedCitation" : "(Mandelbrot, 1967)", "plainTextFormattedCitation" : "(Mandelbrot, 1967)", "previouslyFormattedCitation" : "(Mandelbrot, 1967)" }, "properties" : { "noteIndex" : 3 }, "schema" : "https://github.com/citation-style-language/schema/raw/master/csl-citation.json" }</w:instrText>
      </w:r>
      <w:r>
        <w:fldChar w:fldCharType="separate"/>
      </w:r>
      <w:r w:rsidRPr="00126ACF">
        <w:rPr>
          <w:noProof/>
        </w:rPr>
        <w:t>(Mandelbrot, 1967)</w:t>
      </w:r>
      <w:r>
        <w:fldChar w:fldCharType="end"/>
      </w:r>
      <w:r>
        <w:t xml:space="preserve"> has shown some success in measuring natural navigation patterns in migration and </w:t>
      </w:r>
      <w:r w:rsidRPr="00BD6D33">
        <w:t xml:space="preserve">grazing </w:t>
      </w:r>
      <w:r>
        <w:fldChar w:fldCharType="begin" w:fldLock="1"/>
      </w:r>
      <w:r>
        <w:instrText>ADDIN CSL_CITATION { "citationItems" : [ { "id" : "ITEM-1", "itemData" : { "DOI" : "10.1016/j.applanim.2005.01.001", "ISSN" : "01681591", "author" : [ { "dropping-particle" : "", "family" : "Garcia", "given" : "F.", "non-dropping-particle" : "", "parse-names" : false, "suffix" : "" }, { "dropping-particle" : "", "family" : "Carr\u00e8re", "given" : "P.", "non-dropping-particle" : "", "parse-names" : false, "suffix" : "" }, { "dropping-particle" : "", "family" : "Soussana", "given" : "J.F.", "non-dropping-particle" : "", "parse-names" : false, "suffix" : "" }, { "dropping-particle" : "", "family" : "Baumont", "given" : "R.", "non-dropping-particle" : "", "parse-names" : false, "suffix" : "" } ], "container-title" : "Applied Animal Behaviour Science", "id" : "ITEM-1", "issue" : "1-2", "issued" : { "date-parts" : [ [ "2005", "9" ] ] }, "page" : "19-37", "title" : "Characterisation by fractal analysis of foraging paths of ewes grazing heterogeneous swards", "type" : "article-journal", "volume" : "93" }, "uris" : [ "http://www.mendeley.com/documents/?uuid=2246a9c4-da86-4715-a14e-0fce1a27341a" ] }, { "id" : "ITEM-2", "itemData" : { "DOI" : "10.1016/j.ecolmodel.2010.08.014", "ISSN" : "03043800", "author" : [ { "dropping-particle" : "", "family" : "Gautestad", "given" : "Arild O.", "non-dropping-particle" : "", "parse-names" : false, "suffix" : "" }, { "dropping-particle" : "", "family" : "Mysterud", "given" : "Ivar", "non-dropping-particle" : "", "parse-names" : false, "suffix" : "" } ], "container-title" : "Ecological Modelling", "id" : "ITEM-2", "issue" : "23", "issued" : { "date-parts" : [ [ "2010", "11" ] ] }, "page" : "2741-2750", "title" : "Spatial memory, habitat auto-facilitation and the emergence of fractal home range patterns", "type" : "article-journal", "volume" : "221" }, "uris" : [ "http://www.mendeley.com/documents/?uuid=4c65ce2e-a7d1-4ced-945b-7a5c6cf8574e" ] }, { "id" : "ITEM-3", "itemData" : { "DOI" : "10.1016/j.jtbi.2011.07.010", "ISSN" : "00225193", "author" : [ { "dropping-particle" : "", "family" : "Gautestad", "given" : "Arild O.", "non-dropping-particle" : "", "parse-names" : false, "suffix" : "" } ], "container-title" : "Journal of Theoretical Biology", "id" : "ITEM-3", "issued" : { "date-parts" : [ [ "2011", "10" ] ] }, "page" : "26-36", "title" : "Memory matters: Influence from a cognitive map on animal space use", "type" : "article-journal", "volume" : "287" }, "uris" : [ "http://www.mendeley.com/documents/?uuid=49e4cfb3-0820-46e5-ab3d-e87eb82c109f" ] } ], "mendeley" : { "formattedCitation" : "(Garcia, Carr\u00e8re, Soussana, &amp; Baumont, 2005; Gautestad, 2011; Gautestad &amp; Mysterud, 2010)", "plainTextFormattedCitation" : "(Garcia, Carr\u00e8re, Soussana, &amp; Baumont, 2005; Gautestad, 2011; Gautestad &amp; Mysterud, 2010)", "previouslyFormattedCitation" : "(Garcia, Carr\u00e8re, Soussana, &amp; Baumont, 2005; Gautestad, 2011; Gautestad &amp; Mysterud, 2010)" }, "properties" : { "noteIndex" : 3 }, "schema" : "https://github.com/citation-style-language/schema/raw/master/csl-citation.json" }</w:instrText>
      </w:r>
      <w:r>
        <w:fldChar w:fldCharType="separate"/>
      </w:r>
      <w:r w:rsidRPr="00126ACF">
        <w:rPr>
          <w:noProof/>
        </w:rPr>
        <w:t>(Garcia, Carrère, Soussana, &amp; Baumont, 2005; Gautestad, 2011; Gautestad &amp; Mysterud, 2010)</w:t>
      </w:r>
      <w:r>
        <w:fldChar w:fldCharType="end"/>
      </w:r>
      <w:r>
        <w:t>. One particular measure of fractal geometry which has shown significant promise is Fractal Dimension</w:t>
      </w:r>
      <w:r w:rsidR="008334F8">
        <w:t xml:space="preserve"> (FD)</w:t>
      </w:r>
      <w:r>
        <w:t xml:space="preserve">, a measure of the degree to which a path resembles a space-filling curve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126ACF">
        <w:rPr>
          <w:noProof/>
        </w:rPr>
        <w:t>(Daugherty et al., 2015)</w:t>
      </w:r>
      <w:r>
        <w:fldChar w:fldCharType="end"/>
      </w:r>
      <w:r>
        <w:t>. This measure has been related to improved performance in the vMWM in humans independent of sex and age difference</w:t>
      </w:r>
      <w:r w:rsidR="008334F8">
        <w:t xml:space="preserve"> while sex and age tend to be related to </w:t>
      </w:r>
      <w:r>
        <w:t xml:space="preserve">more typical measures of navigation such as distance and time taken to perform the task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126ACF">
        <w:rPr>
          <w:noProof/>
        </w:rPr>
        <w:t>(Daugherty et al., 2015)</w:t>
      </w:r>
      <w:r>
        <w:fldChar w:fldCharType="end"/>
      </w:r>
      <w:r>
        <w:t xml:space="preserve">. Moreover, FD has been shown to relate to hippocampal and </w:t>
      </w:r>
      <w:proofErr w:type="spellStart"/>
      <w:r>
        <w:t>parahippocampal</w:t>
      </w:r>
      <w:proofErr w:type="spellEnd"/>
      <w:r>
        <w:t xml:space="preserve"> gyrus volumes in healthy adults when distance and time did not. It is the intention of this work to determine which, if any, of a subset of these measures (enumerated in Proposed Navigation Analysis Metrics) relate to test-time performance as measured via the metrics of relational and contextual memory discussed in Chapter 2. </w:t>
      </w:r>
    </w:p>
    <w:p w14:paraId="0F433C80" w14:textId="773C3EFA" w:rsidR="00563ABB" w:rsidRDefault="00563ABB" w:rsidP="00563ABB">
      <w:r>
        <w:t>In addition to being critical for certain types of spatial navigation,</w:t>
      </w:r>
      <w:r w:rsidR="00B25DE0">
        <w:t xml:space="preserve"> in rodents, </w:t>
      </w:r>
      <w:r>
        <w:t xml:space="preserve">the hippocampus also critically organizes memory in terms of the orders of sequences </w:t>
      </w:r>
      <w:r>
        <w:fldChar w:fldCharType="begin" w:fldLock="1"/>
      </w:r>
      <w:r w:rsidR="005F0DD8">
        <w:instrText>ADDIN CSL_CITATION { "citationItems" : [ { "id" : "ITEM-1", "itemData" : { "DOI" : "10.1038/nn834", "ISSN" : "10976256", "author" : [ { "dropping-particle" : "", "family" : "Fortin", "given" : "Norbert J.", "non-dropping-particle" : "", "parse-names" : false, "suffix" : "" }, { "dropping-particle" : "", "family" : "Agster", "given" : "Kara L.", "non-dropping-particle" : "", "parse-names" : false, "suffix" : "" }, { "dropping-particle" : "", "family" : "Eichenbaum", "given" : "Howard B.", "non-dropping-particle" : "", "parse-names" : false, "suffix" : "" } ], "container-title" : "Nature Neuroscience", "id" : "ITEM-1", "issued" : { "date-parts" : [ [ "2002", "3", "25" ] ] }, "title" : "Critical role of the hippocampus in memory for sequences of events", "type" : "article-journal" }, "uris" : [ "http://www.mendeley.com/documents/?uuid=d8de82d3-add3-4ef2-bd90-04c3f5390d0f" ] }, { "id" : "ITEM-2", "itemData" : { "DOI" : "10.1037/0735-7044.116.2.286", "ISSN" : "1939-0084", "author" : [ { "dropping-particle" : "", "family" : "Kesner", "given" : "Raymond P.", "non-dropping-particle" : "", "parse-names" : false, "suffix" : "" }, { "dropping-particle" : "", "family" : "Gilbert", "given" : "Paul E.", "non-dropping-particle" : "", "parse-names" : false, "suffix" : "" }, { "dropping-particle" : "", "family" : "Barua", "given" : "Lindsay A.", "non-dropping-particle" : "", "parse-names" : false, "suffix" : "" } ], "container-title" : "Behavioral Neuroscience", "id" : "ITEM-2", "issue" : "2", "issued" : { "date-parts" : [ [ "2002" ] ] }, "page" : "286-290", "title" : "The role of the hippocampus in memory for the temporal order of a sequence of odors.", "type" : "article-journal", "volume" : "116" }, "uris" : [ "http://www.mendeley.com/documents/?uuid=af2149f7-faa7-4a2f-aa56-e2a018722db6" ] } ], "mendeley" : { "formattedCitation" : "(Fortin et al., 2002; Kesner et al., 2002)", "plainTextFormattedCitation" : "(Fortin et al., 2002; Kesner et al., 2002)", "previouslyFormattedCitation" : "(Fortin et al., 2002; Kesner et al., 2002)" }, "properties" : { "noteIndex" : 3 }, "schema" : "https://github.com/citation-style-language/schema/raw/master/csl-citation.json" }</w:instrText>
      </w:r>
      <w:r>
        <w:fldChar w:fldCharType="separate"/>
      </w:r>
      <w:r w:rsidR="005F0DD8" w:rsidRPr="005F0DD8">
        <w:rPr>
          <w:noProof/>
        </w:rPr>
        <w:t>(Fortin et al., 2002; Kesner et al., 2002)</w:t>
      </w:r>
      <w:r>
        <w:fldChar w:fldCharType="end"/>
      </w:r>
      <w:r>
        <w:t xml:space="preserve"> and humans </w:t>
      </w:r>
      <w:r>
        <w:fldChar w:fldCharType="begin" w:fldLock="1"/>
      </w:r>
      <w:r>
        <w:instrText>ADDIN CSL_CITATION { "citationItems" : [ { "id" : "ITEM-1", "itemData" : { "DOI" : "10.1073/pnas.1617025113", "ISSN" : "0027-8424", "author" : [ { "dropping-particle" : "", "family" : "Dede", "given" : "Adam J. O.", "non-dropping-particle" : "", "parse-names" : false, "suffix" : "" }, { "dropping-particle" : "", "family" : "Frascino", "given" : "Jennifer C.", "non-dropping-particle" : "", "parse-names" : false, "suffix" : "" }, { "dropping-particle" : "", "family" : "Wixted", "given" : "John T.", "non-dropping-particle" : "", "parse-names" : false, "suffix" : "" }, { "dropping-particle" : "", "family" : "Squire", "given" : "Larry R.", "non-dropping-particle" : "", "parse-names" : false, "suffix" : "" } ], "container-title" : "Proceedings of the National Academy of Sciences", "id" : "ITEM-1", "issue" : "47", "issued" : { "date-parts" : [ [ "2016", "11", "22" ] ] }, "page" : "13480-13485", "title" : "Learning and remembering real-world events after medial temporal lobe damage", "type" : "article-journal", "volume" : "113" }, "uris" : [ "http://www.mendeley.com/documents/?uuid=374fce6d-3ed6-4f0d-a0f1-28880f9a6f10" ] } ], "mendeley" : { "formattedCitation" : "(Dede, Frascino, Wixted, &amp; Squire, 2016)", "plainTextFormattedCitation" : "(Dede, Frascino, Wixted, &amp; Squire, 2016)", "previouslyFormattedCitation" : "(Dede, Frascino, Wixted, &amp; Squire, 2016)" }, "properties" : { "noteIndex" : 3 }, "schema" : "https://github.com/citation-style-language/schema/raw/master/csl-citation.json" }</w:instrText>
      </w:r>
      <w:r>
        <w:fldChar w:fldCharType="separate"/>
      </w:r>
      <w:r w:rsidRPr="00656743">
        <w:rPr>
          <w:noProof/>
        </w:rPr>
        <w:t>(Dede, Frascino, Wixted, &amp; Squire, 2016)</w:t>
      </w:r>
      <w:r>
        <w:fldChar w:fldCharType="end"/>
      </w:r>
      <w:r>
        <w:t xml:space="preserve">. As mentioned </w:t>
      </w:r>
      <w:r w:rsidR="00B25DE0">
        <w:t>previously</w:t>
      </w:r>
      <w:r>
        <w:t xml:space="preserve">, it is unclear of “time” cells measure time in some allocentric space or egocentrically. To illustrate this point, it is useful to consider the spatiotemporal navigation task in more detail. As was described in Chapter 2, participants are able to navigate space and time freely to study the order of a series of events distributed throughout space and time. At the beginning of the first trial, the participant has no knowledge of the location of any event and must search for </w:t>
      </w:r>
      <w:r w:rsidR="00B25DE0">
        <w:t xml:space="preserve">each of the events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"mendeley" : { "formattedCitation" : "(Franz &amp; Mallot, 2000)", "plainTextFormattedCitation" : "(Franz &amp; Mallot, 2000)", "previouslyFormattedCitation" : "(Franz &amp; Mallot, 2000)" }, "properties" : { "noteIndex" : 3 }, "schema" : "https://github.com/citation-style-language/schema/raw/master/csl-citation.json" }</w:instrText>
      </w:r>
      <w:r>
        <w:fldChar w:fldCharType="separate"/>
      </w:r>
      <w:r w:rsidRPr="00656743">
        <w:rPr>
          <w:noProof/>
        </w:rPr>
        <w:t>(Franz &amp; Mallot, 2000)</w:t>
      </w:r>
      <w:r>
        <w:fldChar w:fldCharType="end"/>
      </w:r>
      <w:r>
        <w:t xml:space="preserve">. They may run into a spatially located item and use a form of location navigation called “taxis” navigation </w:t>
      </w:r>
      <w:r>
        <w:fldChar w:fldCharType="begin" w:fldLock="1"/>
      </w:r>
      <w:r>
        <w:instrText>ADDIN CSL_CITATION { "citationItems" : [ { "id" : "ITEM-1", "itemData" : { "ISBN" : "0-19-857206-9", "author" : [ { "dropping-particle" : "", "family" : "O'Keefe", "given" : "John", "non-dropping-particle" : "", "parse-names" : false, "suffix" : "" }, { "dropping-particle" : "", "family" : "Nadel", "given" : "Lynn", "non-dropping-particle" : "", "parse-names" : false, "suffix" : "" } ], "id" : "ITEM-1", "issued" : { "date-parts" : [ [ "1978" ] ] }, "number-of-pages" : "296", "publisher" : "Oxford University Press", "publisher-place" : "Oxford", "title" : "The Hippocampus as a Cognitive Map", "type" : "book" }, "uris" : [ "http://www.mendeley.com/documents/?uuid=996fca03-a78b-4187-b3f6-ba4217a55501" ] } ], "mendeley" : { "formattedCitation" : "(John O\u2019Keefe &amp; Nadel, 1978)", "plainTextFormattedCitation" : "(John O\u2019Keefe &amp; Nadel, 1978)", "previouslyFormattedCitation" : "(John O\u2019Keefe &amp; Nadel, 1978)" }, "properties" : { "noteIndex" : 3 }, "schema" : "https://github.com/citation-style-language/schema/raw/master/csl-citation.json" }</w:instrText>
      </w:r>
      <w:r>
        <w:fldChar w:fldCharType="separate"/>
      </w:r>
      <w:r w:rsidRPr="00656743">
        <w:rPr>
          <w:noProof/>
        </w:rPr>
        <w:t>(John O’Keefe &amp; Nadel, 1978)</w:t>
      </w:r>
      <w:r>
        <w:fldChar w:fldCharType="end"/>
      </w:r>
      <w:r>
        <w:t xml:space="preserve"> to find its temporal location (i.e. simply waiting for the item to perform its event). Taxis in time is more obvious in this task than in </w:t>
      </w:r>
      <w:r w:rsidR="00B25DE0">
        <w:t xml:space="preserve">more traditional spatial tasks </w:t>
      </w:r>
      <w:r>
        <w:t xml:space="preserve">as the participants can only see items a small spatial distance in front of them. Eventually, the participant may acquire some simple “topological navigation” strategy where they know the locations of events only in the original order they in which they discovered them. Finding one item in the sequence would create a “recognition triggered response” </w:t>
      </w:r>
      <w:r>
        <w:fldChar w:fldCharType="begin" w:fldLock="1"/>
      </w:r>
      <w:r>
        <w:instrText>ADDIN CSL_CITATION { "citationItems" : [ { "id" : "ITEM-1", "itemData" : { "DOI" : "10.1016/S0921-8890(99)00069-X", "ISSN" : "09218890", "author" : [ { "dropping-particle" : "", "family" : "Franz", "given" : "Matthias O.", "non-dropping-particle" : "", "parse-names" : false, "suffix" : "" }, { "dropping-particle" : "", "family" : "Mallot", "given" : "Hanspeter A.", "non-dropping-particle" : "", "parse-names" : false, "suffix" : "" } ], "container-title" : "Robotics and Autonomous Systems", "id" : "ITEM-1", "issue" : "1-2", "issued" : { "date-parts" : [ [ "2000", "1" ] ] }, "page" : "133-153", "title" : "Biomimetic robot navigation", "type" : "article-journal", "volume" : "30" }, "uris" : [ "http://www.mendeley.com/documents/?uuid=e5f7650d-f7a0-4867-acc4-fb0a6e83b2c0" ] }, { "id" : "ITEM-2", "itemData" : { "DOI" : "10.1016/S0301-0082(96)00060-3", "ISSN" : "03010082", "author" : [ { "dropping-particle" : "", "family" : "TRULLIER", "given" : "OLIVIER", "non-dropping-particle" : "", "parse-names" : false, "suffix" : "" }, { "dropping-particle" : "", "family" : "WIENER", "given" : "SIDNEY I.", "non-dropping-particle" : "", "parse-names" : false, "suffix" : "" }, { "dropping-particle" : "", "family" : "BERTHOZ", "given" : "ALAIN", "non-dropping-particle" : "", "parse-names" : false, "suffix" : "" }, { "dropping-particle" : "", "family" : "MEYER", "given" : "JEAN-ARCADY", "non-dropping-particle" : "", "parse-names" : false, "suffix" : "" } ], "container-title" : "Progress in Neurobiology", "id" : "ITEM-2", "issue" : "5", "issued" : { "date-parts" : [ [ "1997", "4" ] ] }, "page" : "483-544", "title" : "BIOLOGICALLY BASED ARTIFICIAL NAVIGATION SYSTEMS: REVIEW AND PROSPECTS", "type" : "article-journal", "volume" : "51" }, "uris" : [ "http://www.mendeley.com/documents/?uuid=7248f47d-b19c-4e09-86b5-41fed4fbc611" ] } ], "mendeley" : { "formattedCitation" : "(Franz &amp; Mallot, 2000; TRULLIER et al., 1997)", "plainTextFormattedCitation" : "(Franz &amp; Mallot, 2000; TRULLIER et al., 1997)", "previouslyFormattedCitation" : "(Franz &amp; Mallot, 2000; TRULLIER et al., 1997)" }, "properties" : { "noteIndex" : 3 }, "schema" : "https://github.com/citation-style-language/schema/raw/master/csl-citation.json" }</w:instrText>
      </w:r>
      <w:r>
        <w:fldChar w:fldCharType="separate"/>
      </w:r>
      <w:r w:rsidRPr="00317B93">
        <w:rPr>
          <w:noProof/>
        </w:rPr>
        <w:t>(Franz &amp; Mallot, 2000; TRULLIER et al., 1997)</w:t>
      </w:r>
      <w:r>
        <w:fldChar w:fldCharType="end"/>
      </w:r>
      <w:r>
        <w:t xml:space="preserve">, enabling them to more easily find the next item. This is consistent with other models of temporal memory which show contiguity effects </w:t>
      </w:r>
      <w:r>
        <w:fldChar w:fldCharType="begin" w:fldLock="1"/>
      </w:r>
      <w:r w:rsidR="005F0DD8">
        <w:instrText>ADDIN CSL_CITATION { "citationItems" : [ { "id" : "ITEM-1", "itemData" : { "DOI" : "10.1037/a0037840", "ISBN" : "1939-1471(Electronic);0033-295X(Print)", "ISSN" : "1939-1471", "PMID" : "25330329", "abstract" : "This article pursues the hypothesis that a scale-invariant representation of history could support performance in a variety of learning and memory tasks. This representation maintains a conjunctive representation of what happened when that grows continuously less accurate for events further and further in the past. Simple behavioral models using a few operations, including scanning, matching and a \u201cjump back in time\u201d that recovers previous states of the history, describe a range of behavioral phenomena. These behavioral applications include canonical results from the judgment of recency task over short and long scales, the recency and contiguity effect across scales in episodic recall, and temporal mapping phenomena in conditioning. A growing body of neural data suggests that neural representations in several brain regions have qualitative properties predicted by the representation of temporal history. Taken together, these results suggest that a scale-invariant representation of temporal history may serve as a cornerstone of a physical model of cognition in learning and memory. (PsycINFO Database Record (c) 2015 APA, all rights reserved)", "author" : [ { "dropping-particle" : "", "family" : "Howard", "given" : "Marc W", "non-dropping-particle" : "", "parse-names" : false, "suffix" : "" }, { "dropping-particle" : "", "family" : "Shankar", "given" : "Karthik H", "non-dropping-particle" : "", "parse-names" : false, "suffix" : "" }, { "dropping-particle" : "", "family" : "Aue", "given" : "William R", "non-dropping-particle" : "", "parse-names" : false, "suffix" : "" }, { "dropping-particle" : "", "family" : "Criss", "given" : "Amy H", "non-dropping-particle" : "", "parse-names" : false, "suffix" : "" } ], "container-title" : "Psychological Review", "id" : "ITEM-1", "issue" : "1", "issued" : { "date-parts" : [ [ "2015" ] ] }, "page" : "24-53", "title" : "A distributed representation of internal time.", "type" : "article-journal", "volume" : "122" }, "uris" : [ "http://www.mendeley.com/documents/?uuid=03171a7a-1344-4513-a2d0-d0f90d883ea4" ] } ], "mendeley" : { "formattedCitation" : "(Howard et al., 2015)", "plainTextFormattedCitation" : "(Howard et al., 2015)", "previouslyFormattedCitation" : "(Howard et al., 2015)" }, "properties" : { "noteIndex" : 3 }, "schema" : "https://github.com/citation-style-language/schema/raw/master/csl-citation.json" }</w:instrText>
      </w:r>
      <w:r>
        <w:fldChar w:fldCharType="separate"/>
      </w:r>
      <w:r w:rsidR="005F0DD8" w:rsidRPr="005F0DD8">
        <w:rPr>
          <w:noProof/>
        </w:rPr>
        <w:t>(Howard et al., 2015)</w:t>
      </w:r>
      <w:r>
        <w:fldChar w:fldCharType="end"/>
      </w:r>
      <w:r>
        <w:t>. We might also expect recency and primacy effects in which first and last discovered items are better remembered and, therefore, navigated to in early trials. They may need to use a “</w:t>
      </w:r>
      <w:commentRangeStart w:id="95"/>
      <w:r>
        <w:t>guidance</w:t>
      </w:r>
      <w:commentRangeEnd w:id="95"/>
      <w:r w:rsidR="00B25DE0">
        <w:rPr>
          <w:rStyle w:val="CommentReference"/>
        </w:rPr>
        <w:commentReference w:id="95"/>
      </w:r>
      <w:r>
        <w:t xml:space="preserve">” strategy </w:t>
      </w:r>
      <w:r>
        <w:fldChar w:fldCharType="begin" w:fldLock="1"/>
      </w:r>
      <w:r>
        <w:instrText>ADDIN CSL_CITATION { "citationItems" : [ { "id" : "ITEM-1", "itemData" : { "DOI" : "10.1007/BF01324825", "ISSN" : "0340-7594", "author" : [ { "dropping-particle" : "", "family" : "Collett", "given" : "T. S.", "non-dropping-particle" : "", "parse-names" : false, "suffix" : "" }, { "dropping-particle" : "", "family" : "Cartwright", "given" : "B. A.", "non-dropping-particle" : "", "parse-names" : false, "suffix" : "" }, { "dropping-particle" : "", "family" : "Smith", "given" : "B. A.", "non-dropping-particle" : "", "parse-names" : false, "suffix" : "" } ], "container-title" : "Journal of Comparative Physiology A Sensory, Neural, and Behavioral Physiology", "id" : "ITEM-1", "issue" : "6", "issued" : { "date-parts" : [ [ "1986", "11" ] ] }, "page" : "835-851", "title" : "Landmark learning and visuo-spatial memories in gerbils", "type" : "article-journal", "volume" : "158" }, "uris" : [ "http://www.mendeley.com/documents/?uuid=80260002-7bed-49e2-befa-98fdce183e78" ] } ], "mendeley" : { "formattedCitation" : "(Collett, Cartwright, &amp; Smith, 1986)", "plainTextFormattedCitation" : "(Collett, Cartwright, &amp; Smith, 1986)", "previouslyFormattedCitation" : "(Collett, Cartwright, &amp; Smith, 1986)" }, "properties" : { "noteIndex" : 3 }, "schema" : "https://github.com/citation-style-language/schema/raw/master/csl-citation.json" }</w:instrText>
      </w:r>
      <w:r>
        <w:fldChar w:fldCharType="separate"/>
      </w:r>
      <w:r w:rsidRPr="00317B93">
        <w:rPr>
          <w:noProof/>
        </w:rPr>
        <w:t>(Collett, Cartwright, &amp; Smith, 1986)</w:t>
      </w:r>
      <w:r>
        <w:fldChar w:fldCharType="end"/>
      </w:r>
      <w:r>
        <w:t xml:space="preserve"> to follow a </w:t>
      </w:r>
      <w:proofErr w:type="spellStart"/>
      <w:r>
        <w:t>precalculated</w:t>
      </w:r>
      <w:proofErr w:type="spellEnd"/>
      <w:r>
        <w:t xml:space="preserve"> path between events when the target is not visible (but distal cues in space and time are visible). In an egocentric strategy, this might be </w:t>
      </w:r>
      <w:r w:rsidR="00B25DE0">
        <w:t>sufficient</w:t>
      </w:r>
      <w:r>
        <w:t xml:space="preserve">, however if an allocentric perspective on the timeline events was formed, a new method of navigation becomes available known is </w:t>
      </w:r>
      <w:commentRangeStart w:id="96"/>
      <w:r>
        <w:t xml:space="preserve">“survey” </w:t>
      </w:r>
      <w:commentRangeEnd w:id="96"/>
      <w:r w:rsidR="00B25DE0">
        <w:rPr>
          <w:rStyle w:val="CommentReference"/>
        </w:rPr>
        <w:commentReference w:id="96"/>
      </w:r>
      <w:r>
        <w:t xml:space="preserve">or “metric” navigation. In this method, a relational organization of the relative spatiotemporal locations of events is learned such that the order of exploration can be used flexibly according to the desires of the individual. It is inevitable that in early trials of this task, most individuals will not find the events in the “allocentric temporal order” (i.e. from the earliest time point in the sequence to the latest). However, it is an empirical question as to whether or not, by trial 4, participants begin to converge on navigating and reconstructing in this allocentric order. If navigation converges to this order, this can be taken as strong evidence that an allocentric representations of not just space but also time has been learned by the participants, and this </w:t>
      </w:r>
      <w:r>
        <w:lastRenderedPageBreak/>
        <w:t xml:space="preserve">representation is being used as a critical organizing principle for the cognitive map of space-time. This would be highly suggestive that the time cells which are thought to relate to the temporal locations of events might, in fact, relate to allocentric temporal points rather than some egocentric perspective on a fixed order of events – it just takes particular task demands to observe this distinction. </w:t>
      </w:r>
      <w:r w:rsidR="00B25DE0">
        <w:t>The analysis methods proposed in this chapter allow us to</w:t>
      </w:r>
      <w:r>
        <w:t xml:space="preserve"> assess these order-related </w:t>
      </w:r>
      <w:proofErr w:type="gramStart"/>
      <w:r>
        <w:t xml:space="preserve">issues </w:t>
      </w:r>
      <w:r w:rsidR="00B25DE0">
        <w:t>.</w:t>
      </w:r>
      <w:proofErr w:type="gramEnd"/>
    </w:p>
    <w:p w14:paraId="2174AFC7" w14:textId="5D48FD05" w:rsidR="00563ABB" w:rsidRDefault="00563ABB" w:rsidP="00563ABB">
      <w:r>
        <w:t xml:space="preserve">In summary, this work aims to determine if aspects of navigation relate to relational and contextual reconstruction memory measures. </w:t>
      </w:r>
      <w:r w:rsidR="00B25DE0">
        <w:t xml:space="preserve">This will be accomplished by examining navigation data from a Spatiotemporal Navigation Task performed by human participants. </w:t>
      </w:r>
      <w:r>
        <w:t xml:space="preserve">Additionally, this work aims to provide the first preliminary evidence that hippocampal representations </w:t>
      </w:r>
      <w:commentRangeStart w:id="97"/>
      <w:r>
        <w:t>of time via “time cells” may maintain an allocentric map of time via relational memory.</w:t>
      </w:r>
      <w:commentRangeEnd w:id="97"/>
      <w:r w:rsidR="00B25DE0">
        <w:rPr>
          <w:rStyle w:val="CommentReference"/>
        </w:rPr>
        <w:commentReference w:id="97"/>
      </w:r>
      <w:bookmarkEnd w:id="87"/>
    </w:p>
    <w:p w14:paraId="14881E64" w14:textId="77777777" w:rsidR="00563ABB" w:rsidRDefault="00563ABB" w:rsidP="00563ABB">
      <w:pPr>
        <w:pStyle w:val="Heading2"/>
      </w:pPr>
      <w:bookmarkStart w:id="98" w:name="_Toc497156041"/>
      <w:bookmarkEnd w:id="90"/>
      <w:r>
        <w:t>Methods</w:t>
      </w:r>
      <w:bookmarkEnd w:id="98"/>
    </w:p>
    <w:p w14:paraId="4502A58A" w14:textId="77777777" w:rsidR="00563ABB" w:rsidRPr="00975E00" w:rsidRDefault="00563ABB" w:rsidP="00975E00">
      <w:pPr>
        <w:pStyle w:val="Heading3"/>
        <w:rPr>
          <w:rStyle w:val="IntenseEmphasis"/>
          <w:i w:val="0"/>
          <w:iCs w:val="0"/>
          <w:color w:val="6E6E6E" w:themeColor="accent1" w:themeShade="7F"/>
        </w:rPr>
      </w:pPr>
      <w:bookmarkStart w:id="99" w:name="_Toc497156042"/>
      <w:r w:rsidRPr="00975E00">
        <w:rPr>
          <w:rStyle w:val="IntenseEmphasis"/>
          <w:i w:val="0"/>
          <w:iCs w:val="0"/>
          <w:color w:val="6E6E6E" w:themeColor="accent1" w:themeShade="7F"/>
        </w:rPr>
        <w:t>Participants</w:t>
      </w:r>
      <w:bookmarkEnd w:id="99"/>
    </w:p>
    <w:p w14:paraId="1195765A" w14:textId="77777777" w:rsidR="00563ABB" w:rsidRPr="00975E00" w:rsidRDefault="00563ABB" w:rsidP="00563ABB">
      <w:pPr>
        <w:rPr>
          <w:rStyle w:val="Emphasis"/>
          <w:i w:val="0"/>
        </w:rPr>
      </w:pPr>
      <w:bookmarkStart w:id="100" w:name="_Hlk499056847"/>
      <w:r w:rsidRPr="00975E00">
        <w:rPr>
          <w:rStyle w:val="Emphasis"/>
          <w:i w:val="0"/>
        </w:rPr>
        <w:t>43 participants (ages 18-24; mean 20.0 years; 23 males; 13.8 mean years of education) from the University of Illinois Urbana-Champaign participated in the study. In addition to the 43 participants being analyzed, 4 participants were excluded due to not completing the task within the allotted 2.5 hours. All participants signed informed consent prior to participation, approved by the University of Illinois Urbana-Champaign Institutional Review Board and were paid $8 an hour for their time. Note the Navigation data discussed in this Chapter was collected at the same time as the Reconstruction data collected in Chapter 2.</w:t>
      </w:r>
    </w:p>
    <w:p w14:paraId="2DEA1EA8" w14:textId="77777777" w:rsidR="00563ABB" w:rsidRPr="00975E00" w:rsidRDefault="00563ABB" w:rsidP="00975E00">
      <w:pPr>
        <w:pStyle w:val="Heading3"/>
        <w:rPr>
          <w:rStyle w:val="IntenseEmphasis"/>
          <w:i w:val="0"/>
          <w:iCs w:val="0"/>
          <w:color w:val="6E6E6E" w:themeColor="accent1" w:themeShade="7F"/>
        </w:rPr>
      </w:pPr>
      <w:bookmarkStart w:id="101" w:name="_Toc497156043"/>
      <w:bookmarkEnd w:id="100"/>
      <w:r w:rsidRPr="00975E00">
        <w:rPr>
          <w:rStyle w:val="IntenseEmphasis"/>
          <w:i w:val="0"/>
          <w:iCs w:val="0"/>
          <w:color w:val="6E6E6E" w:themeColor="accent1" w:themeShade="7F"/>
        </w:rPr>
        <w:t>Design and Procedures</w:t>
      </w:r>
      <w:bookmarkEnd w:id="101"/>
    </w:p>
    <w:p w14:paraId="09A6E335" w14:textId="77777777" w:rsidR="00563ABB" w:rsidRDefault="00563ABB" w:rsidP="00563ABB">
      <w:bookmarkStart w:id="102" w:name="_Hlk499056861"/>
      <w:r>
        <w:t>This task was identical to the task presented in Chapter 2, so only elements of the task which are critical to Navigation will be reiterated here for clarity.</w:t>
      </w:r>
    </w:p>
    <w:p w14:paraId="6267295D" w14:textId="77777777" w:rsidR="00563ABB" w:rsidRDefault="00563ABB" w:rsidP="00563ABB">
      <w:r>
        <w:t xml:space="preserve">In this task, participants were placed in a virtual environment measuring 40 meters by 40 meters, bounded by walls on the exterior (see </w:t>
      </w:r>
      <w:r w:rsidRPr="00586EE6">
        <w:rPr>
          <w:b/>
        </w:rPr>
        <w:t>Figure 1</w:t>
      </w:r>
      <w:r w:rsidRPr="008B2CBA">
        <w:t>)</w:t>
      </w:r>
      <w:r>
        <w:t xml:space="preserve">. The environment resembles a small park with trees, rocks and plants. Participants used the Oculus Rift DK2 and a wireless Xbox controller to interact with the environment. Participants were given a practice to learn the simulation mechanics as well as to gain competency in using the virtual reality hardware. After the practice, 4 study-test trial pairs were given using the same environment as the practice but with new objects and spatiotemporal object-locations. In order to encourage </w:t>
      </w:r>
      <w:proofErr w:type="gramStart"/>
      <w:r>
        <w:t>exploration</w:t>
      </w:r>
      <w:proofErr w:type="gramEnd"/>
      <w:r>
        <w:t xml:space="preserve"> the environment, an invisibility bubble 10m in diameter was placed around the participant such that any items beyond that distance away from the participant were not visible. An auditory cue was given every time an event happened regardless of whether the item was in view. Item positions were determined via random number generator; however, they were constrained in time to balance for within vs. across context boundary distance. Temporal context information was provided in the form of the simulation boundary walls changing colors at evenly spaced intervals throughout the simulation. Thus, context boundaries were defined as shifts from one color to the next. The colors yellow, red, green, and blue were used for the contextual information, which changed every 7.5 seconds during the 30 second practice and 15 seconds during the 60 second study and test. Each context had two item events during its duration. The order of the temporal contexts was counterbalanced across participants with half receiving yellow, red, green, and blue and the other half receiving blue, green, red, and yellow.</w:t>
      </w:r>
      <w:r w:rsidRPr="0073570F">
        <w:rPr>
          <w:noProof/>
        </w:rPr>
        <w:t xml:space="preserve"> </w:t>
      </w:r>
      <w:r>
        <w:t>Participants could both walk around the environment (and turn their head to look in any desired direction). Temporal navigation was controlled via button press that could reverse the flow of time, at the same speed as the forward flow of time.</w:t>
      </w:r>
      <w:bookmarkEnd w:id="102"/>
    </w:p>
    <w:p w14:paraId="2AAACF12" w14:textId="77777777" w:rsidR="00563ABB" w:rsidRDefault="00563ABB" w:rsidP="00563ABB">
      <w:pPr>
        <w:jc w:val="center"/>
      </w:pPr>
      <w:r>
        <w:rPr>
          <w:noProof/>
        </w:rPr>
        <w:lastRenderedPageBreak/>
        <w:drawing>
          <wp:inline distT="0" distB="0" distL="0" distR="0" wp14:anchorId="532885ED" wp14:editId="54A6A964">
            <wp:extent cx="2337685" cy="2743200"/>
            <wp:effectExtent l="0" t="0" r="5715" b="0"/>
            <wp:docPr id="225" name="Picture 225" descr="C:\Users\Kevin\AppData\Local\Microsoft\Windows\INetCache\Content.Word\024_Trial1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024_Trial1_Study.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2944"/>
                    <a:stretch/>
                  </pic:blipFill>
                  <pic:spPr bwMode="auto">
                    <a:xfrm>
                      <a:off x="0" y="0"/>
                      <a:ext cx="2337685" cy="2743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BD486F" wp14:editId="30907B67">
            <wp:extent cx="2337705" cy="2743200"/>
            <wp:effectExtent l="0" t="0" r="5715" b="0"/>
            <wp:docPr id="226" name="Picture 226" descr="C:\Users\Kevin\AppData\Local\Microsoft\Windows\INetCache\Content.Word\024_Trial1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AppData\Local\Microsoft\Windows\INetCache\Content.Word\024_Trial1_Test.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7705" cy="2743200"/>
                    </a:xfrm>
                    <a:prstGeom prst="rect">
                      <a:avLst/>
                    </a:prstGeom>
                    <a:noFill/>
                    <a:ln>
                      <a:noFill/>
                    </a:ln>
                  </pic:spPr>
                </pic:pic>
              </a:graphicData>
            </a:graphic>
          </wp:inline>
        </w:drawing>
      </w:r>
      <w:r>
        <w:rPr>
          <w:noProof/>
        </w:rPr>
        <w:drawing>
          <wp:inline distT="0" distB="0" distL="0" distR="0" wp14:anchorId="31DAF749" wp14:editId="384D6F55">
            <wp:extent cx="2439259" cy="2743200"/>
            <wp:effectExtent l="0" t="0" r="0" b="0"/>
            <wp:docPr id="227" name="Picture 227" descr="C:\Users\Kevin\AppData\Local\Microsoft\Windows\INetCache\Content.Word\024_Trial4_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vin\AppData\Local\Microsoft\Windows\INetCache\Content.Word\024_Trial4_Study.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9259" cy="2743200"/>
                    </a:xfrm>
                    <a:prstGeom prst="rect">
                      <a:avLst/>
                    </a:prstGeom>
                    <a:noFill/>
                    <a:ln>
                      <a:noFill/>
                    </a:ln>
                  </pic:spPr>
                </pic:pic>
              </a:graphicData>
            </a:graphic>
          </wp:inline>
        </w:drawing>
      </w:r>
      <w:r>
        <w:rPr>
          <w:noProof/>
        </w:rPr>
        <w:drawing>
          <wp:inline distT="0" distB="0" distL="0" distR="0" wp14:anchorId="0DB4D21E" wp14:editId="6CED9240">
            <wp:extent cx="2234168" cy="2743200"/>
            <wp:effectExtent l="0" t="0" r="0" b="0"/>
            <wp:docPr id="228" name="Picture 228" descr="C:\Users\Kevin\AppData\Local\Microsoft\Windows\INetCache\Content.Word\024_Trial4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AppData\Local\Microsoft\Windows\INetCache\Content.Word\024_Trial4_Test.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3555"/>
                    <a:stretch/>
                  </pic:blipFill>
                  <pic:spPr bwMode="auto">
                    <a:xfrm>
                      <a:off x="0" y="0"/>
                      <a:ext cx="223416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5D6A9CC" w14:textId="77777777" w:rsidR="00563ABB" w:rsidRDefault="00563ABB" w:rsidP="00563ABB">
      <w:r>
        <w:rPr>
          <w:noProof/>
        </w:rPr>
        <mc:AlternateContent>
          <mc:Choice Requires="wps">
            <w:drawing>
              <wp:inline distT="0" distB="0" distL="0" distR="0" wp14:anchorId="71109AC8" wp14:editId="250EDC79">
                <wp:extent cx="5754370" cy="2328530"/>
                <wp:effectExtent l="0" t="0" r="0" b="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2328530"/>
                        </a:xfrm>
                        <a:prstGeom prst="rect">
                          <a:avLst/>
                        </a:prstGeom>
                        <a:solidFill>
                          <a:srgbClr val="FFFFFF"/>
                        </a:solidFill>
                        <a:ln w="9525">
                          <a:noFill/>
                          <a:miter lim="800000"/>
                          <a:headEnd/>
                          <a:tailEnd/>
                        </a:ln>
                      </wps:spPr>
                      <wps:txbx>
                        <w:txbxContent>
                          <w:p w14:paraId="337FCFAD" w14:textId="77777777" w:rsidR="00BD3B29" w:rsidRDefault="00BD3B29"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but not in a strict temporal order. Also note the improvement in reconstruction placement between trials 1 and 4.</w:t>
                            </w:r>
                          </w:p>
                        </w:txbxContent>
                      </wps:txbx>
                      <wps:bodyPr rot="0" vert="horz" wrap="square" lIns="91440" tIns="45720" rIns="91440" bIns="45720" anchor="t" anchorCtr="0">
                        <a:noAutofit/>
                      </wps:bodyPr>
                    </wps:wsp>
                  </a:graphicData>
                </a:graphic>
              </wp:inline>
            </w:drawing>
          </mc:Choice>
          <mc:Fallback>
            <w:pict>
              <v:shape w14:anchorId="71109AC8" id="_x0000_s1042" type="#_x0000_t202" style="width:453.1pt;height:18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" stroked="f">
                <v:textbox>
                  <w:txbxContent>
                    <w:p w14:paraId="337FCFAD" w14:textId="77777777" w:rsidR="00BD3B29" w:rsidRDefault="00BD3B29" w:rsidP="00563ABB">
                      <w:r w:rsidRPr="0073570F">
                        <w:rPr>
                          <w:b/>
                        </w:rPr>
                        <w:t>Figure 1</w:t>
                      </w:r>
                      <w:r>
                        <w:t>: A schematic of spatiotemporal navigation and reconstruction results from an example participant’s trial 1 and trial 4. The 3D volume represents both axes of space (horizontal axes) and the axis of time (vertical axis). The colored bars on the left indicate the temporal context at each vertical moment in time. The colored circles denote the moments in time in which an event occurred and the line denotes if the item associated with the event would’ve been present at that moment in time. A white exploration line represents forward temporal motion while purple represents backwards. The vertical purple lines are objects with no temporal information (always present). The small white dots during study represent moments of interaction with items. The second set of event dots in test represent the reconstructed spatiotemporal locations of each event. Note the path in Trial 1 study is complex and inefficient while the path in trial 4 is efficient, roughly temporally ordered (D</w:t>
                      </w:r>
                      <w:r>
                        <w:sym w:font="Wingdings" w:char="F0E0"/>
                      </w:r>
                      <w:r>
                        <w:t>B</w:t>
                      </w:r>
                      <w:r>
                        <w:sym w:font="Wingdings" w:char="F0E0"/>
                      </w:r>
                      <w:r>
                        <w:t>C</w:t>
                      </w:r>
                      <w:r>
                        <w:sym w:font="Wingdings" w:char="F0E0"/>
                      </w:r>
                      <w:r>
                        <w:t>F</w:t>
                      </w:r>
                      <w:r>
                        <w:sym w:font="Wingdings" w:char="F0E0"/>
                      </w:r>
                      <w:r>
                        <w:t>G</w:t>
                      </w:r>
                      <w:r>
                        <w:sym w:font="Wingdings" w:char="F0E0"/>
                      </w:r>
                      <w:r>
                        <w:t>H</w:t>
                      </w:r>
                      <w:r>
                        <w:sym w:font="Wingdings" w:char="F0E0"/>
                      </w:r>
                      <w:r>
                        <w:t>E</w:t>
                      </w:r>
                      <w:r>
                        <w:sym w:font="Wingdings" w:char="F0E0"/>
                      </w:r>
                      <w:r>
                        <w:t>A) but not in a strict temporal order. Also note the improvement in reconstruction placement between trials 1 and 4.</w:t>
                      </w:r>
                    </w:p>
                  </w:txbxContent>
                </v:textbox>
                <w10:anchorlock/>
              </v:shape>
            </w:pict>
          </mc:Fallback>
        </mc:AlternateContent>
      </w:r>
    </w:p>
    <w:p w14:paraId="473CE328" w14:textId="77777777" w:rsidR="00563ABB" w:rsidRDefault="00563ABB" w:rsidP="00563ABB">
      <w:bookmarkStart w:id="103" w:name="_Hlk499056885"/>
      <w:bookmarkStart w:id="104" w:name="_Hlk499056894"/>
      <w:r>
        <w:lastRenderedPageBreak/>
        <w:t xml:space="preserve">Participants’ looking direction and location in space and time were logged at every time point in the simulation (~16ms intervals). If the participant reached the beginning or end of the simulation’s time course, time was paused but the participant was still allowed to freely move about the spatial axes in the environment. During practice and study, participants were instructed to find the locations of each item in space and time, specifically when their events happened. To signify they had found the item at its event, there was a 0.5 second window during which participants could see the item’s event (if close enough) and press a button on the controller to acknowledge they witnessed the event. Participants were given unlimited time to explore the environment, find each item, and acknowledge they had viewed each event. </w:t>
      </w:r>
    </w:p>
    <w:p w14:paraId="05E34CAD" w14:textId="77777777" w:rsidR="00563ABB" w:rsidRDefault="00563ABB" w:rsidP="00563ABB">
      <w:r>
        <w:t>During test, participants were asked to reconstruction the spatiotemporal location and identity information associated with each event. See chapter two for more description on test-time data and analyses.</w:t>
      </w:r>
      <w:bookmarkEnd w:id="103"/>
    </w:p>
    <w:p w14:paraId="7C0145D6" w14:textId="77777777" w:rsidR="00563ABB" w:rsidRPr="0073570F" w:rsidRDefault="00563ABB" w:rsidP="00563ABB">
      <w:pPr>
        <w:pStyle w:val="Heading3"/>
        <w:rPr>
          <w:rStyle w:val="IntenseEmphasis"/>
        </w:rPr>
      </w:pPr>
      <w:bookmarkStart w:id="105" w:name="_Toc497156044"/>
      <w:bookmarkEnd w:id="104"/>
      <w:r>
        <w:rPr>
          <w:rStyle w:val="IntenseEmphasis"/>
        </w:rPr>
        <w:t xml:space="preserve">Proposed Navigation </w:t>
      </w:r>
      <w:r w:rsidRPr="0073570F">
        <w:rPr>
          <w:rStyle w:val="IntenseEmphasis"/>
        </w:rPr>
        <w:t>Analysis Metrics</w:t>
      </w:r>
      <w:bookmarkEnd w:id="105"/>
    </w:p>
    <w:p w14:paraId="57E11D66" w14:textId="5593D639" w:rsidR="00563ABB" w:rsidRDefault="00563ABB" w:rsidP="00563ABB">
      <w:bookmarkStart w:id="106" w:name="_Hlk498967747"/>
      <w:bookmarkStart w:id="107" w:name="_Hlk499056909"/>
      <w:r>
        <w:t>The study and test time navigation data will be analyzed in a variety of ways, leveraging previous work into spatial navigation but extending these analyses to spatiotemporal navigation and determining if study-time navigation relates to later test performance. Chapter 2 show</w:t>
      </w:r>
      <w:r w:rsidR="002F6D62">
        <w:t>ed</w:t>
      </w:r>
      <w:r>
        <w:t xml:space="preserve"> the most basic method of analysis, a measurement of the distance travelled in space and time. The analysis of the relationship between these high-level metrics and the various test metrics of interest is planned, </w:t>
      </w:r>
      <w:commentRangeStart w:id="108"/>
      <w:r>
        <w:t>however, there are many other measures of exploration and navigation which could be of interest and should be compared to test performance in this data set.</w:t>
      </w:r>
      <w:commentRangeEnd w:id="108"/>
      <w:r w:rsidR="002F6D62">
        <w:rPr>
          <w:rStyle w:val="CommentReference"/>
        </w:rPr>
        <w:commentReference w:id="108"/>
      </w:r>
    </w:p>
    <w:p w14:paraId="7231B93A" w14:textId="0E928542" w:rsidR="00563ABB" w:rsidRDefault="00563ABB" w:rsidP="00563ABB">
      <w:r>
        <w:t>Path complexity</w:t>
      </w:r>
      <w:r w:rsidR="002F6D62">
        <w:t>,</w:t>
      </w:r>
      <w:r>
        <w:t xml:space="preserve"> as an index of landmark mapping</w:t>
      </w:r>
      <w:r w:rsidR="002F6D62">
        <w:t>,</w:t>
      </w:r>
      <w:r>
        <w:t xml:space="preserve"> has been used in ecological research for over a decade, and, more recently a specific measure of path complexity, fractal dimension (FD), has been linked to improved performance in navigation independent of </w:t>
      </w:r>
      <w:r w:rsidR="002F6D62">
        <w:t xml:space="preserve">the </w:t>
      </w:r>
      <w:r>
        <w:t>sex and age differences seen in typical measures such as distance</w:t>
      </w:r>
      <w:r w:rsidR="005F32EE">
        <w:t xml:space="preserve"> traveled</w:t>
      </w:r>
      <w:r>
        <w:t xml:space="preserve"> and time taken to perform the task (a virtual Morris Water Maze; </w:t>
      </w: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"manualFormatting" : "Daugherty et al., 2015", "plainTextFormattedCitation" : "(Daugherty et al., 2015)", "previouslyFormattedCitation" : "(Daugherty et al., 2015)" }, "properties" : { "noteIndex" : 3 }, "schema" : "https://github.com/citation-style-language/schema/raw/master/csl-citation.json" }</w:instrText>
      </w:r>
      <w:r>
        <w:fldChar w:fldCharType="separate"/>
      </w:r>
      <w:r w:rsidRPr="00472D7C">
        <w:rPr>
          <w:noProof/>
        </w:rPr>
        <w:t>Daugherty et al., 2015</w:t>
      </w:r>
      <w:r>
        <w:fldChar w:fldCharType="end"/>
      </w:r>
      <w:r>
        <w:t>). Additionally</w:t>
      </w:r>
      <w:r w:rsidR="005F32EE">
        <w:t>, in the Daugherty study</w:t>
      </w:r>
      <w:r>
        <w:t xml:space="preserve">, both the hippocampus and </w:t>
      </w:r>
      <w:proofErr w:type="spellStart"/>
      <w:r>
        <w:t>parahippocampal</w:t>
      </w:r>
      <w:proofErr w:type="spellEnd"/>
      <w:r>
        <w:t xml:space="preserve"> gyrus volumes in healthy adults were related to FD</w:t>
      </w:r>
      <w:r w:rsidR="005F32EE">
        <w:t>,</w:t>
      </w:r>
      <w:r>
        <w:t xml:space="preserve"> but not distance and time. As such, </w:t>
      </w:r>
      <w:r w:rsidR="005F32EE">
        <w:t xml:space="preserve">FD will be included in the current analysis as </w:t>
      </w:r>
      <w:r>
        <w:t xml:space="preserve">a study-time variable </w:t>
      </w:r>
      <w:r w:rsidR="005F32EE">
        <w:t xml:space="preserve">that </w:t>
      </w:r>
      <w:r>
        <w:t>might relate to</w:t>
      </w:r>
      <w:r w:rsidR="005F32EE">
        <w:t xml:space="preserve"> later</w:t>
      </w:r>
      <w:r>
        <w:t xml:space="preserve"> test-time variables of relational memory such as misassignments and swaps. Moreover, this metric could be evaluated within the different contextual regions and potentially relate to the </w:t>
      </w:r>
      <w:commentRangeStart w:id="109"/>
      <w:r>
        <w:t>relational memory errors due to context</w:t>
      </w:r>
      <w:commentRangeEnd w:id="109"/>
      <w:r w:rsidR="005F32EE">
        <w:rPr>
          <w:rStyle w:val="CommentReference"/>
        </w:rPr>
        <w:commentReference w:id="109"/>
      </w:r>
      <w:r>
        <w:t xml:space="preserve">. The FD measure will be one which is emphasized in </w:t>
      </w:r>
      <w:r w:rsidR="005F32EE">
        <w:t xml:space="preserve">the proposed </w:t>
      </w:r>
      <w:commentRangeStart w:id="110"/>
      <w:r>
        <w:t>analyses.</w:t>
      </w:r>
      <w:commentRangeEnd w:id="110"/>
      <w:r w:rsidR="005F32EE">
        <w:rPr>
          <w:rStyle w:val="CommentReference"/>
        </w:rPr>
        <w:commentReference w:id="110"/>
      </w:r>
    </w:p>
    <w:p w14:paraId="789BEAD7" w14:textId="260F0048" w:rsidR="00563ABB" w:rsidRDefault="00563ABB" w:rsidP="00563ABB">
      <w:commentRangeStart w:id="111"/>
      <w:r>
        <w:t>Beyond the previously mentioned measures</w:t>
      </w:r>
      <w:commentRangeEnd w:id="111"/>
      <w:r w:rsidR="005F32EE">
        <w:rPr>
          <w:rStyle w:val="CommentReference"/>
        </w:rPr>
        <w:commentReference w:id="111"/>
      </w:r>
      <w:r>
        <w:t xml:space="preserve">, few other navigation metrics have stood the test of time. </w:t>
      </w:r>
      <w:commentRangeStart w:id="112"/>
      <w:r>
        <w:t xml:space="preserve">Path crossing, path classification, visual inspection of paths, and heading error have all been previously applied to navigation data, but each has non-ideal computational properties, especially in the context of a 3D environment. Path crossing virtually never occurs in a 3D volume (space X by space Y by time) and is less meaningful when a 2D projection of a 3D volume is used. </w:t>
      </w:r>
      <w:commentRangeEnd w:id="112"/>
      <w:r w:rsidR="005F32EE">
        <w:rPr>
          <w:rStyle w:val="CommentReference"/>
        </w:rPr>
        <w:commentReference w:id="112"/>
      </w:r>
      <w:r>
        <w:t xml:space="preserve">Path classification is promising, but many design and hyperparameter choice issues exist which can accidentally impose experimenter bias on the analyses. Visual inspection does not provide an objective measure of path information. </w:t>
      </w:r>
      <w:commentRangeStart w:id="113"/>
      <w:r>
        <w:t>Finally, heading error may be meaningful in later trials, but it involves imposing an assumption that the item the participant ultimately interacts with next was the one which was intended. This assumption may be true some of the time, but the results of such an analysis would be heavily contingent upon the truth of this assumption (which cannot be evaluated concretely without further participant feedback).</w:t>
      </w:r>
      <w:commentRangeEnd w:id="113"/>
      <w:r w:rsidR="005F32EE">
        <w:rPr>
          <w:rStyle w:val="CommentReference"/>
        </w:rPr>
        <w:commentReference w:id="113"/>
      </w:r>
      <w:r>
        <w:t xml:space="preserve"> </w:t>
      </w:r>
      <w:commentRangeStart w:id="114"/>
      <w:r>
        <w:t xml:space="preserve">That being said, there are many quantitative measures of navigation which have not been fully explored in the </w:t>
      </w:r>
      <w:r>
        <w:lastRenderedPageBreak/>
        <w:t>cognitive literature. Alternative measures of the complexity of a path such as the degree to which i</w:t>
      </w:r>
      <w:r w:rsidR="005F32EE">
        <w:t>t</w:t>
      </w:r>
      <w:r>
        <w:t xml:space="preserve"> uniformly fills the space (related to, but not equivalent to FD), the average size of unexplored regions (especially on trial 1 when no information is known of event locations), and the amount of time spent simultaneously traversing space and time (as opposed to standing still and exploring time or navigating space without movement in time) all could be of potential interest in this task given the increase difficult compared to more traditional spatial navigation tasks. Additionally, because context boundaries may be crossed multiple times, the number of boundary crossings could be of distinct interest in relation to the magnitude of the context boundary effect or its relationship to relational memory errors.</w:t>
      </w:r>
      <w:commentRangeEnd w:id="114"/>
      <w:r w:rsidR="005F32EE">
        <w:rPr>
          <w:rStyle w:val="CommentReference"/>
        </w:rPr>
        <w:commentReference w:id="114"/>
      </w:r>
    </w:p>
    <w:p w14:paraId="108D3537" w14:textId="165248BF" w:rsidR="00563ABB" w:rsidRDefault="00563ABB" w:rsidP="00563ABB">
      <w:bookmarkStart w:id="115" w:name="_Hlk499056922"/>
      <w:r>
        <w:t xml:space="preserve">Finally, typical spatial navigation tasks like the virtual Morris Water Maze do not generally involve multiple target locations. Because of the added reconstruction elements of this task and the fidelity with which we can measure behavior, it is possible to determine the amount of time any </w:t>
      </w:r>
      <w:proofErr w:type="gramStart"/>
      <w:r>
        <w:t>particular item</w:t>
      </w:r>
      <w:proofErr w:type="gramEnd"/>
      <w:r>
        <w:t xml:space="preserve"> (or its associated event) is in the field of view. This provides a direct measure of sampling of an event’s spatiotemporal location which might relate to memory for that item</w:t>
      </w:r>
      <w:commentRangeStart w:id="116"/>
      <w:r>
        <w:t>.</w:t>
      </w:r>
      <w:commentRangeEnd w:id="116"/>
      <w:r w:rsidR="00DA456E">
        <w:rPr>
          <w:rStyle w:val="CommentReference"/>
        </w:rPr>
        <w:commentReference w:id="116"/>
      </w:r>
      <w:r>
        <w:t xml:space="preserve"> Table 1 provides a summary of the proposed analyses and their associated hypotheses</w:t>
      </w:r>
      <w:commentRangeStart w:id="117"/>
      <w:r>
        <w:t>.</w:t>
      </w:r>
      <w:commentRangeEnd w:id="117"/>
      <w:r w:rsidR="008916E0">
        <w:rPr>
          <w:rStyle w:val="CommentReference"/>
        </w:rPr>
        <w:commentReference w:id="117"/>
      </w:r>
      <w:bookmarkEnd w:id="107"/>
    </w:p>
    <w:tbl>
      <w:tblPr>
        <w:tblStyle w:val="ListTable7Colorful"/>
        <w:tblW w:w="0" w:type="auto"/>
        <w:tblLook w:val="04A0" w:firstRow="1" w:lastRow="0" w:firstColumn="1" w:lastColumn="0" w:noHBand="0" w:noVBand="1"/>
      </w:tblPr>
      <w:tblGrid>
        <w:gridCol w:w="1350"/>
        <w:gridCol w:w="1980"/>
        <w:gridCol w:w="2790"/>
        <w:gridCol w:w="3240"/>
      </w:tblGrid>
      <w:tr w:rsidR="00563ABB" w14:paraId="631605DF" w14:textId="77777777" w:rsidTr="00AE6B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bookmarkEnd w:id="106"/>
          <w:bookmarkEnd w:id="115"/>
          <w:p w14:paraId="143F433E" w14:textId="77777777" w:rsidR="00563ABB" w:rsidRPr="000D5E48" w:rsidRDefault="00563ABB" w:rsidP="00AE6BB0">
            <w:pPr>
              <w:rPr>
                <w:b/>
                <w:i w:val="0"/>
              </w:rPr>
            </w:pPr>
            <w:r w:rsidRPr="000D5E48">
              <w:rPr>
                <w:b/>
                <w:i w:val="0"/>
              </w:rPr>
              <w:t>Measure</w:t>
            </w:r>
          </w:p>
        </w:tc>
        <w:tc>
          <w:tcPr>
            <w:tcW w:w="1980" w:type="dxa"/>
          </w:tcPr>
          <w:p w14:paraId="5A036735"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Comparison</w:t>
            </w:r>
          </w:p>
        </w:tc>
        <w:tc>
          <w:tcPr>
            <w:tcW w:w="2790" w:type="dxa"/>
          </w:tcPr>
          <w:p w14:paraId="4F9B333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Support</w:t>
            </w:r>
          </w:p>
        </w:tc>
        <w:tc>
          <w:tcPr>
            <w:tcW w:w="3240" w:type="dxa"/>
          </w:tcPr>
          <w:p w14:paraId="1009CD4F" w14:textId="77777777" w:rsidR="00563ABB" w:rsidRPr="000D5E48" w:rsidRDefault="00563ABB" w:rsidP="00AE6BB0">
            <w:pPr>
              <w:cnfStyle w:val="100000000000" w:firstRow="1" w:lastRow="0" w:firstColumn="0" w:lastColumn="0" w:oddVBand="0" w:evenVBand="0" w:oddHBand="0" w:evenHBand="0" w:firstRowFirstColumn="0" w:firstRowLastColumn="0" w:lastRowFirstColumn="0" w:lastRowLastColumn="0"/>
              <w:rPr>
                <w:b/>
                <w:i w:val="0"/>
              </w:rPr>
            </w:pPr>
            <w:r w:rsidRPr="000D5E48">
              <w:rPr>
                <w:b/>
                <w:i w:val="0"/>
              </w:rPr>
              <w:t>Hypotheses</w:t>
            </w:r>
          </w:p>
        </w:tc>
      </w:tr>
      <w:tr w:rsidR="00563ABB" w14:paraId="07095A4D"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000000" w:themeColor="text1"/>
              <w:right w:val="single" w:sz="4" w:space="0" w:color="auto"/>
            </w:tcBorders>
            <w:shd w:val="clear" w:color="auto" w:fill="DFDFDF" w:themeFill="background2" w:themeFillShade="E6"/>
          </w:tcPr>
          <w:p w14:paraId="5EEC225D" w14:textId="77777777" w:rsidR="00563ABB" w:rsidRDefault="00563ABB" w:rsidP="00AE6BB0">
            <w:r>
              <w:t>Spatial Distance</w:t>
            </w:r>
          </w:p>
        </w:tc>
        <w:tc>
          <w:tcPr>
            <w:tcW w:w="1980" w:type="dxa"/>
            <w:tcBorders>
              <w:left w:val="single" w:sz="4" w:space="0" w:color="auto"/>
            </w:tcBorders>
          </w:tcPr>
          <w:p w14:paraId="23EF2846"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All Test Measures</w:t>
            </w:r>
          </w:p>
        </w:tc>
        <w:tc>
          <w:tcPr>
            <w:tcW w:w="2790" w:type="dxa"/>
          </w:tcPr>
          <w:p w14:paraId="28E8BAC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"ISSN" : "0735-7044", "PMID" : "12369805", "abstract" : "This study assessed age differences in navigational behavior in a virtual Morris water maze (vMWM) and examined the ability of older adults to develop cognitive maps after vMWM experience. Compared with younger participants, older volunteers traversed a longer linear distance to locate the hidden platform. On the probe trial, younger volunteers spent a greater proportion of their total distance traveled in proximity to the platform and had more platform intersections. Analysis of map reproductions demonstrated that older participants used proximal objects to locate the goal but did not use room-geometry cues to aid navigation. These findings demonstrate age-related deficits on a laboratory measure of place learning and suggest that deficiencies in allocentric mapping may contribute to these deficits.", "author" : [ { "dropping-particle" : "", "family" : "Moffat", "given" : "Scott D", "non-dropping-particle" : "", "parse-names" : false, "suffix" : "" }, { "dropping-particle" : "", "family" : "Resnick", "given" : "Susan M", "non-dropping-particle" : "", "parse-names" : false, "suffix" : "" } ], "container-title" : "Behavioral neuroscience", "id" : "ITEM-1", "issue" : "5", "issued" : { "date-parts" : [ [ "2002", "10" ] ] }, "page" : "851-9", "title" : "Effects of age on virtual environment place navigation and allocentric cognitive mapping.", "type" : "article-journal", "volume" : "116" }, "uris" : [ "http://www.mendeley.com/documents/?uuid=3333ecaa-57b9-41dd-82c7-df4bb0031798" ] }, { "id" : "ITEM-2", "itemData" : { "DOI" : "10.1007/s11065-009-9120-3", "ISBN" : "1573-6660 (Electronic)\\n1040-7308 (Linking)", "ISSN" : "10407308", "PMID" : "19936933", "abstract" : "Spatial navigation is a complex cognitive skill that is necessary for everyday functioning in the environment. However, navigational skills are not typically measured in most test batteries assessing cognitive aging. The present paper reviews what we know about behavioral differences between older and younger adults in navigational skill and reviews the putative neural mechanisms that may underlie these behavioral differences. Empirical studies to date clearly identify navigation as an aspect of cognitive function that is vulnerable to the aging process. The few functional and structural neuroimaging studies that speak to neurological correlates of these age-related differences point to the hippocampus, parahippocampal gyrus, posterior cingulate gyrus (retrosplenial cortex), parietal lobes and pre-frontal cortex as structures critically involved in age effects on navigation. Outstanding issues in the field are addressed and productive avenues of future research are suggested. Among these outstanding issues include the necessity of performing longitudinal studies and differentiating between hippocampal and extra-hippocampal contributions to aging in navigation. The field may also be advanced by empirical assessment of navigational strategies and investigations into the multisensory nature of navigation including assessing the relative contributions of visual, vestibular, and proprioceptive function to age differences in navigational skill.", "author" : [ { "dropping-particle" : "", "family" : "Moffat", "given" : "Scott D.", "non-dropping-particle" : "", "parse-names" : false, "suffix" : "" } ], "container-title" : "Neuropsychology Review", "id" : "ITEM-2", "issue" : "4", "issued" : { "date-parts" : [ [ "2009" ] ] }, "page" : "478-489", "title" : "Aging and spatial navigation: What do we know and where do we go?", "type" : "article-journal", "volume" : "19" }, "uris" : [ "http://www.mendeley.com/documents/?uuid=2ecded22-0bfa-4a6f-b8b9-f9e01ccef809" ] }, { "id" : "ITEM-3", "itemData" : { "DOI" : "10.1016/S1474-4422(08)70216-3", "ISBN" : "0959-4388", "ISSN" : "0959-4388", "PMID" : "10322179", "abstract" : "Recent research on navigation has been particularly notable for the increased understanding of the factors affecting human navigation and the neural networks supporting it. The use of virtual reality environments has made it possible to explore the effect of environment layout and content on way-finding performance, and it has shown that these effects may interact with the sex and age of subjects. Functional brain imaging, combined with the use of virtual environments, has revealed strong parallels between humans and other animals in the neural basis of navigation.", "author" : [ { "dropping-particle" : "", "family" : "Maguire", "given" : "E. A.", "non-dropping-particle" : "", "parse-names" : false, "suffix" : "" }, { "dropping-particle" : "", "family" : "Burgess", "given" : "N.", "non-dropping-particle" : "", "parse-names" : false, "suffix" : "" }, { "dropping-particle" : "", "family" : "O'Keefe", "given" : "J.", "non-dropping-particle" : "", "parse-names" : false, "suffix" : "" }, { "dropping-particle" : "", "family" : "O\u2019Keefe", "given" : "J.", "non-dropping-particle" : "", "parse-names" : false, "suffix" : "" } ], "container-title" : "Current opinion in neurobiology", "id" : "ITEM-3", "issue" : "2", "issued" : { "date-parts" : [ [ "1999" ] ] }, "page" : "171-7", "title" : "Human spatial navigation: cognitive maps, sexual dimorphism, and neural substrates.", "type" : "article-journal", "volume" : "9" }, "uris" : [ "http://www.mendeley.com/documents/?uuid=e8bace38-ae7e-4122-ba40-388e7ee863cb" ] } ], "mendeley" : { "formattedCitation" : "(Maguire et al., 1999; Moffat, 2009; Moffat &amp; Resnick, 2002)", "plainTextFormattedCitation" : "(Maguire et al., 1999; Moffat, 2009; Moffat &amp; Resnick, 2002)", "previouslyFormattedCitation" : "(Maguire et al., 1999; Moffat, 2009; Moffat &amp; Resnick, 2002)" }, "properties" : { "noteIndex" : 7 }, "schema" : "https://github.com/citation-style-language/schema/raw/master/csl-citation.json" }</w:instrText>
            </w:r>
            <w:r>
              <w:fldChar w:fldCharType="separate"/>
            </w:r>
            <w:r w:rsidRPr="00531DEA">
              <w:rPr>
                <w:noProof/>
              </w:rPr>
              <w:t>(Maguire et al., 1999; Moffat, 2009; Moffat &amp; Resnick, 2002)</w:t>
            </w:r>
            <w:r>
              <w:fldChar w:fldCharType="end"/>
            </w:r>
          </w:p>
        </w:tc>
        <w:tc>
          <w:tcPr>
            <w:tcW w:w="3240" w:type="dxa"/>
          </w:tcPr>
          <w:p w14:paraId="03524AB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None (exploratory)</w:t>
            </w:r>
          </w:p>
        </w:tc>
      </w:tr>
      <w:tr w:rsidR="00563ABB" w14:paraId="1AB9D3BA"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0CD9ED35" w14:textId="77777777" w:rsidR="00563ABB" w:rsidRDefault="00563ABB" w:rsidP="00AE6BB0">
            <w:r>
              <w:t>Temporal Distance</w:t>
            </w:r>
          </w:p>
        </w:tc>
        <w:tc>
          <w:tcPr>
            <w:tcW w:w="1980" w:type="dxa"/>
            <w:tcBorders>
              <w:left w:val="single" w:sz="4" w:space="0" w:color="auto"/>
            </w:tcBorders>
          </w:tcPr>
          <w:p w14:paraId="1F6DBB53"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All Test Measures</w:t>
            </w:r>
          </w:p>
        </w:tc>
        <w:tc>
          <w:tcPr>
            <w:tcW w:w="2790" w:type="dxa"/>
          </w:tcPr>
          <w:p w14:paraId="4FB828C2" w14:textId="40FB18CF"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7 }, "schema" : "https://github.com/citation-style-language/schema/raw/master/csl-citation.json" }</w:instrText>
            </w:r>
            <w:r>
              <w:fldChar w:fldCharType="separate"/>
            </w:r>
            <w:r w:rsidR="0092349E" w:rsidRPr="0092349E">
              <w:rPr>
                <w:noProof/>
              </w:rPr>
              <w:t>(B. J. Kraus et al., 2015a)</w:t>
            </w:r>
            <w:r>
              <w:fldChar w:fldCharType="end"/>
            </w:r>
          </w:p>
        </w:tc>
        <w:tc>
          <w:tcPr>
            <w:tcW w:w="3240" w:type="dxa"/>
          </w:tcPr>
          <w:p w14:paraId="670089F8"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None (exploratory)</w:t>
            </w:r>
          </w:p>
        </w:tc>
      </w:tr>
      <w:tr w:rsidR="00563ABB" w14:paraId="05E220CC"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65FC37DF" w14:textId="77777777" w:rsidR="00563ABB" w:rsidRDefault="00563ABB" w:rsidP="00AE6BB0">
            <w:r>
              <w:t>Fractal Dimension</w:t>
            </w:r>
          </w:p>
        </w:tc>
        <w:tc>
          <w:tcPr>
            <w:tcW w:w="1980" w:type="dxa"/>
            <w:tcBorders>
              <w:left w:val="single" w:sz="4" w:space="0" w:color="auto"/>
            </w:tcBorders>
          </w:tcPr>
          <w:p w14:paraId="17F853C9"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Relational Memory Error</w:t>
            </w:r>
          </w:p>
        </w:tc>
        <w:tc>
          <w:tcPr>
            <w:tcW w:w="2790" w:type="dxa"/>
          </w:tcPr>
          <w:p w14:paraId="2CB2FD78"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"ITEM-1",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"mendeley" : { "formattedCitation" : "(Daugherty et al., 2015)", "plainTextFormattedCitation" : "(Daugherty et al., 2015)", "previouslyFormattedCitation" : "(Daugherty et al., 2015)" }, "properties" : { "noteIndex" : 7 }, "schema" : "https://github.com/citation-style-language/schema/raw/master/csl-citation.json" }</w:instrText>
            </w:r>
            <w:r>
              <w:fldChar w:fldCharType="separate"/>
            </w:r>
            <w:r w:rsidRPr="00531DEA">
              <w:rPr>
                <w:noProof/>
              </w:rPr>
              <w:t>(Daugherty et al., 2015)</w:t>
            </w:r>
            <w:r>
              <w:fldChar w:fldCharType="end"/>
            </w:r>
          </w:p>
        </w:tc>
        <w:tc>
          <w:tcPr>
            <w:tcW w:w="3240" w:type="dxa"/>
          </w:tcPr>
          <w:p w14:paraId="69B2A7F4"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Higher FD will relate to poorer relational memory performance.</w:t>
            </w:r>
          </w:p>
        </w:tc>
      </w:tr>
      <w:tr w:rsidR="00563ABB" w14:paraId="605BA2E6" w14:textId="77777777" w:rsidTr="00AE6BB0">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tcPr>
          <w:p w14:paraId="4F10EDD4" w14:textId="77777777" w:rsidR="00563ABB" w:rsidRDefault="00563ABB" w:rsidP="00AE6BB0">
            <w:r>
              <w:t>Context Boundary Crossings</w:t>
            </w:r>
          </w:p>
        </w:tc>
        <w:tc>
          <w:tcPr>
            <w:tcW w:w="1980" w:type="dxa"/>
            <w:tcBorders>
              <w:left w:val="single" w:sz="4" w:space="0" w:color="auto"/>
            </w:tcBorders>
          </w:tcPr>
          <w:p w14:paraId="5780AEF0"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Context Boundary Effect &amp; Context-Relational Errors</w:t>
            </w:r>
          </w:p>
        </w:tc>
        <w:tc>
          <w:tcPr>
            <w:tcW w:w="2790" w:type="dxa"/>
          </w:tcPr>
          <w:p w14:paraId="7EC40D9E" w14:textId="537E8423" w:rsidR="00563ABB" w:rsidRDefault="00563ABB" w:rsidP="00AE6BB0">
            <w:pPr>
              <w:cnfStyle w:val="000000000000" w:firstRow="0" w:lastRow="0" w:firstColumn="0" w:lastColumn="0" w:oddVBand="0" w:evenVBand="0" w:oddHBand="0" w:evenHBand="0" w:firstRowFirstColumn="0" w:firstRowLastColumn="0" w:lastRowFirstColumn="0" w:lastRowLastColumn="0"/>
            </w:pPr>
            <w:r>
              <w:fldChar w:fldCharType="begin" w:fldLock="1"/>
            </w:r>
            <w:r w:rsidR="005F0DD8">
              <w:instrText>ADDIN CSL_CITATION { "citationItems" : [ { "id" : "ITEM-1", "itemData" : { "DOI" : "10.1016/j.neuron.2014.01.042", "ISBN" : "1097-4199 (Electronic)\\r0896-6273 (Linking)", "ISSN" : "10974199", "PMID" : "24607235", "abstract" : "Experiences unfold over time, but little is known about the mechanisms that support the formation of coherent episodic memories for temporally extended events. Recent work in animals has provided evidence for signals in hippocampus that could link events across temporal gaps; however, it is unknown whether and how such signals might be related to later memory for temporal information in humans. We measured patterns of fMRI BOLD activity as people encoded items that were separated in time and manipulated the presence of shared or distinct context across items. We found that hippocampal pattern similarity in the BOLD response across trials predicted later temporal memory decisions when context changed. By contrast, pattern similarity in lateral occipital cortex was related to memory only when context remained stable. These data provide evidence in humans that representational stability in hippocampus across time may be a mechanism for temporal memory organization. ?? 2014 Elsevier Inc.", "author" : [ { "dropping-particle" : "", "family" : "Ezzyat", "given" : "Youssef", "non-dropping-particle" : "", "parse-names" : false, "suffix" : "" }, { "dropping-particle" : "", "family" : "Davachi", "given" : "Lila", "non-dropping-particle" : "", "parse-names" : false, "suffix" : "" } ], "container-title" : "Neuron", "id" : "ITEM-1", "issue" : "5", "issued" : { "date-parts" : [ [ "2014" ] ] }, "page" : "1179-1189", "publisher" : "Elsevier Inc.", "title" : "Similarity breeds proximity: Pattern similarity within and across contexts is related to later mnemonic judgments of temporal proximity", "type" : "article-journal", "volume" : "81" }, "uris" : [ "http://www.mendeley.com/documents/?uuid=956a67f4-c2b2-4264-8058-951655cd19fd" ] }, { "id" : "ITEM-2", "itemData" : { "DOI" : "10.1037/0033-2909.133.2.273", "ISSN" : "1939-1455", "author" : [ { "dropping-particle" : "", "family" : "Zacks", "given" : "Jeffrey M.", "non-dropping-particle" : "", "parse-names" : false, "suffix" : "" }, { "dropping-particle" : "", "family" : "Speer", "given" : "Nicole K.", "non-dropping-particle" : "", "parse-names" : false, "suffix" : "" }, { "dropping-particle" : "", "family" : "Swallow", "given" : "Khena M.", "non-dropping-particle" : "", "parse-names" : false, "suffix" : "" }, { "dropping-particle" : "", "family" : "Braver", "given" : "Todd S.", "non-dropping-particle" : "", "parse-names" : false, "suffix" : "" }, { "dropping-particle" : "", "family" : "Reynolds", "given" : "Jeremy R.", "non-dropping-particle" : "", "parse-names" : false, "suffix" : "" } ], "container-title" : "Psychological Bulletin", "id" : "ITEM-2", "issue" : "2", "issued" : { "date-parts" : [ [ "2007" ] ] }, "page" : "273-293", "title" : "Event perception: A mind-brain perspective.", "type" : "article-journal", "volume" : "133" }, "uris" : [ "http://www.mendeley.com/documents/?uuid=7b9bf014-f53d-4fc7-a7a7-dc54716440d0" ] } ], "mendeley" : { "formattedCitation" : "(Ezzyat &amp; Davachi, 2014; Zacks et al., 2007b)", "plainTextFormattedCitation" : "(Ezzyat &amp; Davachi, 2014; Zacks et al., 2007b)", "previouslyFormattedCitation" : "(Ezzyat &amp; Davachi, 2014; Zacks et al., 2007b)" }, "properties" : { "noteIndex" : 8 }, "schema" : "https://github.com/citation-style-language/schema/raw/master/csl-citation.json" }</w:instrText>
            </w:r>
            <w:r>
              <w:fldChar w:fldCharType="separate"/>
            </w:r>
            <w:r w:rsidR="005F0DD8" w:rsidRPr="005F0DD8">
              <w:rPr>
                <w:noProof/>
              </w:rPr>
              <w:t>(Ezzyat &amp; Davachi, 2014; Zacks et al., 2007b)</w:t>
            </w:r>
            <w:r>
              <w:fldChar w:fldCharType="end"/>
            </w:r>
          </w:p>
        </w:tc>
        <w:tc>
          <w:tcPr>
            <w:tcW w:w="3240" w:type="dxa"/>
          </w:tcPr>
          <w:p w14:paraId="424B5DD6" w14:textId="77777777" w:rsidR="00563ABB" w:rsidRDefault="00563ABB" w:rsidP="00AE6BB0">
            <w:pPr>
              <w:cnfStyle w:val="000000000000" w:firstRow="0" w:lastRow="0" w:firstColumn="0" w:lastColumn="0" w:oddVBand="0" w:evenVBand="0" w:oddHBand="0" w:evenHBand="0" w:firstRowFirstColumn="0" w:firstRowLastColumn="0" w:lastRowFirstColumn="0" w:lastRowLastColumn="0"/>
            </w:pPr>
            <w:r>
              <w:t>More context crossings will relate to greater context boundary effects and more context-relational errors.</w:t>
            </w:r>
          </w:p>
        </w:tc>
      </w:tr>
      <w:tr w:rsidR="00563ABB" w14:paraId="3EDFE107" w14:textId="77777777" w:rsidTr="00AE6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Borders>
              <w:right w:val="single" w:sz="4" w:space="0" w:color="auto"/>
            </w:tcBorders>
            <w:shd w:val="clear" w:color="auto" w:fill="DFDFDF" w:themeFill="background2" w:themeFillShade="E6"/>
          </w:tcPr>
          <w:p w14:paraId="36852853" w14:textId="77777777" w:rsidR="00563ABB" w:rsidRDefault="00563ABB" w:rsidP="00AE6BB0">
            <w:r>
              <w:t>Item Sampling</w:t>
            </w:r>
          </w:p>
        </w:tc>
        <w:tc>
          <w:tcPr>
            <w:tcW w:w="1980" w:type="dxa"/>
            <w:tcBorders>
              <w:left w:val="single" w:sz="4" w:space="0" w:color="auto"/>
            </w:tcBorders>
          </w:tcPr>
          <w:p w14:paraId="2D68B8AB"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Item Misplacement</w:t>
            </w:r>
          </w:p>
        </w:tc>
        <w:tc>
          <w:tcPr>
            <w:tcW w:w="2790" w:type="dxa"/>
          </w:tcPr>
          <w:p w14:paraId="25813AA9" w14:textId="2CC5D6CA" w:rsidR="00563ABB" w:rsidRDefault="00563ABB" w:rsidP="00AE6BB0">
            <w:pPr>
              <w:cnfStyle w:val="000000100000" w:firstRow="0" w:lastRow="0" w:firstColumn="0" w:lastColumn="0" w:oddVBand="0" w:evenVBand="0" w:oddHBand="1" w:evenHBand="0" w:firstRowFirstColumn="0" w:firstRowLastColumn="0" w:lastRowFirstColumn="0" w:lastRowLastColumn="0"/>
            </w:pPr>
            <w:r>
              <w:fldChar w:fldCharType="begin" w:fldLock="1"/>
            </w:r>
            <w:r>
              <w:instrText>ADDIN CSL_CITATION { "citationItems" : [ { "id" : "ITEM-1", "itemData" : { "DOI" : "10.3389/fnhum.2010.00166", "ISBN" : "1662-5161", "ISSN" : "16625161", "PMID" : "21151363", "abstract" : "Results of several investigations indicate that eye movements can reveal memory for elements of previous experience. These effects of memory on eye movement behavior can emerge very rapidly, changing the efficiency and even the nature of visual processing without appealing to verbal reports and without requiring conscious recollection. This aspect of eye movement based memory investigations is particularly useful when eye movement methods are used with special populations (e.g., young children, elderly individuals, and patients with severe amnesia), and also permits use of comparable paradigms in animals and humans, helping to bridge different memory literatures and permitting cross-species generalizations. Unique characteristics of eye movement methods have produced findings that challenge long-held views about the nature of memory, its organization in the brain, and its failures in special populations. Recently, eye movement methods have been successfully combined with neuroimaging techniques such as fMRI, single-unit recording, and magnetoencephalography, permitting more sophisticated investigations of memory. Ultimately, combined use of eye-tracking with neuropsychological and neuroimaging methods promises to provide a more comprehensive account of brain-behavior relationships and adheres to the \"converging evidence\" approach to cognitive neuroscience.", "author" : [ { "dropping-particle" : "", "family" : "Hannula", "given" : "Deborah E.", "non-dropping-particle" : "", "parse-names" : false, "suffix" : "" } ], "container-title" : "Frontiers in Human Neuroscience", "id" : "ITEM-1", "issue" : "October", "issued" : { "date-parts" : [ [ "2010" ] ] }, "page" : "1-16", "title" : "Worth a glance: using eye movements to investigate the cognitive neuroscience of memory", "type" : "article-journal", "volume" : "4" }, "uris" : [ "http://www.mendeley.com/documents/?uuid=2ccf6880-d14b-4a0c-ae25-32574344d869" ] } ], "mendeley" : { "formattedCitation" : "(Deborah E. Hannula, 2010)", "plainTextFormattedCitation" : "(Deborah E. Hannula, 2010)", "previouslyFormattedCitation" : "(Deborah E. Hannula, 2010)" }, "properties" : { "noteIndex" : 8 }, "schema" : "https://github.com/citation-style-language/schema/raw/master/csl-citation.json" }</w:instrText>
            </w:r>
            <w:r>
              <w:fldChar w:fldCharType="separate"/>
            </w:r>
            <w:r w:rsidRPr="00563ABB">
              <w:rPr>
                <w:noProof/>
              </w:rPr>
              <w:t>(Deborah E. Hannula, 2010)</w:t>
            </w:r>
            <w:r>
              <w:fldChar w:fldCharType="end"/>
            </w:r>
          </w:p>
        </w:tc>
        <w:tc>
          <w:tcPr>
            <w:tcW w:w="3240" w:type="dxa"/>
          </w:tcPr>
          <w:p w14:paraId="69B42442" w14:textId="77777777" w:rsidR="00563ABB" w:rsidRDefault="00563ABB" w:rsidP="00AE6BB0">
            <w:pPr>
              <w:cnfStyle w:val="000000100000" w:firstRow="0" w:lastRow="0" w:firstColumn="0" w:lastColumn="0" w:oddVBand="0" w:evenVBand="0" w:oddHBand="1" w:evenHBand="0" w:firstRowFirstColumn="0" w:firstRowLastColumn="0" w:lastRowFirstColumn="0" w:lastRowLastColumn="0"/>
            </w:pPr>
            <w:r>
              <w:t>In early trials, more sampling will relate to better memory. In later trials, less sampling will relate to better memory.</w:t>
            </w:r>
          </w:p>
        </w:tc>
      </w:tr>
    </w:tbl>
    <w:commentRangeStart w:id="118"/>
    <w:p w14:paraId="2DC89659" w14:textId="1F4F2134" w:rsidR="00563ABB" w:rsidRDefault="009D558D" w:rsidP="00563ABB">
      <w:r>
        <w:rPr>
          <w:noProof/>
        </w:rPr>
        <mc:AlternateContent>
          <mc:Choice Requires="wps">
            <w:drawing>
              <wp:inline distT="0" distB="0" distL="0" distR="0" wp14:anchorId="39B9852F" wp14:editId="2C7F8F83">
                <wp:extent cx="5754370" cy="657225"/>
                <wp:effectExtent l="0" t="0" r="0" b="9525"/>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657225"/>
                        </a:xfrm>
                        <a:prstGeom prst="rect">
                          <a:avLst/>
                        </a:prstGeom>
                        <a:solidFill>
                          <a:srgbClr val="FFFFFF"/>
                        </a:solidFill>
                        <a:ln w="9525">
                          <a:noFill/>
                          <a:miter lim="800000"/>
                          <a:headEnd/>
                          <a:tailEnd/>
                        </a:ln>
                      </wps:spPr>
                      <wps:txbx>
                        <w:txbxContent>
                          <w:p w14:paraId="1052A953" w14:textId="166ECD7E" w:rsidR="00BD3B29" w:rsidRDefault="00BD3B29"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wps:txbx>
                      <wps:bodyPr rot="0" vert="horz" wrap="square" lIns="91440" tIns="45720" rIns="91440" bIns="45720" anchor="t" anchorCtr="0">
                        <a:noAutofit/>
                      </wps:bodyPr>
                    </wps:wsp>
                  </a:graphicData>
                </a:graphic>
              </wp:inline>
            </w:drawing>
          </mc:Choice>
          <mc:Fallback>
            <w:pict>
              <v:shape w14:anchorId="39B9852F" id="_x0000_s1043" type="#_x0000_t202" style="width:453.1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" stroked="f">
                <v:textbox>
                  <w:txbxContent>
                    <w:p w14:paraId="1052A953" w14:textId="166ECD7E" w:rsidR="00BD3B29" w:rsidRDefault="00BD3B29" w:rsidP="009D558D">
                      <w:r>
                        <w:rPr>
                          <w:b/>
                        </w:rPr>
                        <w:t>Table</w:t>
                      </w:r>
                      <w:r w:rsidRPr="0073570F">
                        <w:rPr>
                          <w:b/>
                        </w:rPr>
                        <w:t xml:space="preserve"> 1</w:t>
                      </w:r>
                      <w:r>
                        <w:t>: Proposed high-level navigation analyses. These analyses can and will be run on space and time in isolation of one another as well as together, when appropriate given the comparisons to test-time metrics.</w:t>
                      </w:r>
                    </w:p>
                  </w:txbxContent>
                </v:textbox>
                <w10:anchorlock/>
              </v:shape>
            </w:pict>
          </mc:Fallback>
        </mc:AlternateContent>
      </w:r>
      <w:commentRangeEnd w:id="118"/>
      <w:r w:rsidR="00DA456E">
        <w:rPr>
          <w:rStyle w:val="CommentReference"/>
        </w:rPr>
        <w:commentReference w:id="118"/>
      </w:r>
    </w:p>
    <w:p w14:paraId="033C8EC8" w14:textId="77777777" w:rsidR="00563ABB" w:rsidRDefault="00563ABB" w:rsidP="00563ABB">
      <w:pPr>
        <w:pStyle w:val="Heading3"/>
        <w:rPr>
          <w:rStyle w:val="IntenseEmphasis"/>
        </w:rPr>
      </w:pPr>
      <w:bookmarkStart w:id="119" w:name="_Toc497156045"/>
      <w:bookmarkStart w:id="120" w:name="_Hlk499056952"/>
      <w:commentRangeStart w:id="121"/>
      <w:r>
        <w:rPr>
          <w:rStyle w:val="IntenseEmphasis"/>
        </w:rPr>
        <w:t>Proposed Order Analyses</w:t>
      </w:r>
      <w:bookmarkEnd w:id="119"/>
      <w:commentRangeEnd w:id="121"/>
      <w:r w:rsidR="00DA456E">
        <w:rPr>
          <w:rStyle w:val="CommentReference"/>
          <w:rFonts w:asciiTheme="minorHAnsi" w:eastAsiaTheme="minorHAnsi" w:hAnsiTheme="minorHAnsi" w:cstheme="minorBidi"/>
          <w:color w:val="auto"/>
        </w:rPr>
        <w:commentReference w:id="121"/>
      </w:r>
      <w:bookmarkEnd w:id="120"/>
    </w:p>
    <w:p w14:paraId="453E35D8" w14:textId="77777777" w:rsidR="00563ABB" w:rsidRDefault="00563ABB" w:rsidP="00563ABB">
      <w:bookmarkStart w:id="122" w:name="_Hlk499056980"/>
      <w:r>
        <w:t xml:space="preserve">In addition to the simple navigation metrics which evaluate large amounts of the path (or the entire path) simultaneously, it may be of particular interest to look at the interactions the participants have with the events (and associated navigation) as related to the order of exploration. For instance, one prediction made in </w:t>
      </w:r>
      <w:commentRangeStart w:id="123"/>
      <w:r>
        <w:t xml:space="preserve">a previous chapter </w:t>
      </w:r>
      <w:commentRangeEnd w:id="123"/>
      <w:r w:rsidR="00DA456E">
        <w:rPr>
          <w:rStyle w:val="CommentReference"/>
        </w:rPr>
        <w:commentReference w:id="123"/>
      </w:r>
      <w:r>
        <w:t xml:space="preserve">is that time cells might represent an allocentric perspective on a timeline of events. Indirect evidence for an allocentric timeline might be found in observing the order of study and order of reconstruction of items after the first trial. If participants reliably converge towards reconstruction of the events in the implied “forward” direction of time, this could serve as preliminary evidence that this allocentric perspective on the timeline is what is being maintained in memory (rather </w:t>
      </w:r>
      <w:r>
        <w:lastRenderedPageBreak/>
        <w:t xml:space="preserve">than a perspective based on an egocentric attempt to replay the series of events as they happened to be seen in the first or second trials). </w:t>
      </w:r>
    </w:p>
    <w:p w14:paraId="7EA4793B" w14:textId="17FDDB70" w:rsidR="00563ABB" w:rsidRDefault="00563ABB" w:rsidP="00563ABB">
      <w:r>
        <w:t xml:space="preserve">Analyzing order in this way can be a complex issue. Recency, contiguity, and primacy effects could lead to </w:t>
      </w:r>
      <w:proofErr w:type="gramStart"/>
      <w:r>
        <w:t>particular items</w:t>
      </w:r>
      <w:proofErr w:type="gramEnd"/>
      <w:r>
        <w:t xml:space="preserve"> receiving specialized treatment by chance or due to an overall bias towards allocentric patterns of reconstruction in time. One potentially robust way to compare reconstruction order is to develop a distance metric for the relative order of events. In other words, given two reconstructed orders (for instance, given A</w:t>
      </w:r>
      <w:r>
        <w:sym w:font="Wingdings" w:char="F0E0"/>
      </w:r>
      <w:r>
        <w:t>B</w:t>
      </w:r>
      <w:r>
        <w:sym w:font="Wingdings" w:char="F0E0"/>
      </w:r>
      <w:r>
        <w:t>D</w:t>
      </w:r>
      <w:r>
        <w:sym w:font="Wingdings" w:char="F0E0"/>
      </w:r>
      <w:r>
        <w:t>C and B</w:t>
      </w:r>
      <w:r>
        <w:sym w:font="Wingdings" w:char="F0E0"/>
      </w:r>
      <w:r>
        <w:t>D</w:t>
      </w:r>
      <w:r>
        <w:sym w:font="Wingdings" w:char="F0E0"/>
      </w:r>
      <w:r>
        <w:t>A</w:t>
      </w:r>
      <w:r>
        <w:sym w:font="Wingdings" w:char="F0E0"/>
      </w:r>
      <w:r>
        <w:t>C, which sequence is closer to the intended A</w:t>
      </w:r>
      <w:r>
        <w:sym w:font="Wingdings" w:char="F0E0"/>
      </w:r>
      <w:r>
        <w:t>B</w:t>
      </w:r>
      <w:r>
        <w:sym w:font="Wingdings" w:char="F0E0"/>
      </w:r>
      <w:r>
        <w:t>C</w:t>
      </w:r>
      <w:r>
        <w:sym w:font="Wingdings" w:char="F0E0"/>
      </w:r>
      <w:r>
        <w:t>D ordering and by how much?). Considerable interest has been given to similar problems in comparing the similarity of sequences of DNA, word strings, and compressed data sequences</w:t>
      </w:r>
      <w:r w:rsidR="00DA456E">
        <w:t xml:space="preserve"> </w:t>
      </w:r>
      <w:commentRangeStart w:id="124"/>
      <w:r w:rsidR="00DA456E">
        <w:t>&lt;cite</w:t>
      </w:r>
      <w:ins w:id="125" w:author="Kevin H" w:date="2017-11-21T19:43:00Z">
        <w:r w:rsidR="00975E00">
          <w:t>&gt;</w:t>
        </w:r>
        <w:commentRangeEnd w:id="124"/>
        <w:r w:rsidR="00975E00">
          <w:rPr>
            <w:rStyle w:val="CommentReference"/>
          </w:rPr>
          <w:commentReference w:id="124"/>
        </w:r>
      </w:ins>
      <w:del w:id="126" w:author="Kevin H" w:date="2017-11-21T19:43:00Z">
        <w:r w:rsidR="00DA456E" w:rsidDel="00975E00">
          <w:delText>.</w:delText>
        </w:r>
      </w:del>
      <w:r>
        <w:t>. However, many of these involve a much more general case in which no guarantee of uniqueness of elements in the sequences is provided. Because the task requires each item to be placed precisely once, instead, the distance metric of interest</w:t>
      </w:r>
      <w:r w:rsidR="00515104">
        <w:t xml:space="preserve"> should focus on three primary properties which might define the differences between two permutations</w:t>
      </w:r>
      <w:r>
        <w:t>.</w:t>
      </w:r>
      <w:r w:rsidR="00515104">
        <w:t xml:space="preserve"> First, the elementwise-agreement of the lists can be used as a general distance metric. More </w:t>
      </w:r>
      <w:commentRangeStart w:id="127"/>
      <w:r w:rsidR="00515104">
        <w:t>generally</w:t>
      </w:r>
      <w:commentRangeEnd w:id="127"/>
      <w:r w:rsidR="00DA456E">
        <w:rPr>
          <w:rStyle w:val="CommentReference"/>
        </w:rPr>
        <w:commentReference w:id="127"/>
      </w:r>
      <w:r w:rsidR="00515104">
        <w:t xml:space="preserve">, the Kendall-Tau distance metric is appropriate for this, and it has the added benefit of providing a positive or negative correlation value which, if positive, suggests a closer distance to the forward order and, if negative, suggests a closer distance to the reverse order. Unfortunately, Kendall-Tau is incredibly unforgiving to contiguity effects. As such, a second distance metric which measures the number of contiguous </w:t>
      </w:r>
      <w:proofErr w:type="spellStart"/>
      <w:r w:rsidR="00515104">
        <w:t>sublists</w:t>
      </w:r>
      <w:proofErr w:type="spellEnd"/>
      <w:r w:rsidR="00515104">
        <w:t xml:space="preserve"> can be applied to generate a 2D space of potential distances between a hypothesized and observed order. This distance can be visualized and its probabilities for a fixed length permutation can be calculated explicitly</w:t>
      </w:r>
      <w:r w:rsidR="00DA456E">
        <w:t xml:space="preserve"> (Fig 2). Together these two metrics provide sufficient information to </w:t>
      </w:r>
      <w:r w:rsidR="00975E00">
        <w:t>&lt;</w:t>
      </w:r>
      <w:r w:rsidR="00DA456E">
        <w:t>…</w:t>
      </w:r>
      <w:r w:rsidR="00DA456E">
        <w:rPr>
          <w:rStyle w:val="CommentReference"/>
        </w:rPr>
        <w:commentReference w:id="128"/>
      </w:r>
      <w:r w:rsidR="00975E00">
        <w:t>&gt;</w:t>
      </w:r>
      <w:bookmarkEnd w:id="122"/>
    </w:p>
    <w:p w14:paraId="409FB2EF" w14:textId="3AD6074D" w:rsidR="00515104" w:rsidRDefault="009D558D" w:rsidP="006A5D4C">
      <w:pPr>
        <w:jc w:val="center"/>
      </w:pPr>
      <w:commentRangeStart w:id="129"/>
      <w:r>
        <w:rPr>
          <w:noProof/>
        </w:rPr>
        <w:drawing>
          <wp:inline distT="0" distB="0" distL="0" distR="0" wp14:anchorId="3FE2EB71" wp14:editId="4ADDF773">
            <wp:extent cx="2194560" cy="1463040"/>
            <wp:effectExtent l="0" t="0" r="0" b="3810"/>
            <wp:docPr id="257" name="Video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6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cg58a97Pz0&quot; frameborder=&quot;0&quot; allowfullscreen&gt;&lt;/iframe&gt;" h="315" w="560"/>
                        </a:ext>
                      </a:extLst>
                    </a:blip>
                    <a:stretch>
                      <a:fillRect/>
                    </a:stretch>
                  </pic:blipFill>
                  <pic:spPr>
                    <a:xfrm>
                      <a:off x="0" y="0"/>
                      <a:ext cx="2194560" cy="1463040"/>
                    </a:xfrm>
                    <a:prstGeom prst="rect">
                      <a:avLst/>
                    </a:prstGeom>
                  </pic:spPr>
                </pic:pic>
              </a:graphicData>
            </a:graphic>
          </wp:inline>
        </w:drawing>
      </w:r>
      <w:commentRangeEnd w:id="129"/>
      <w:r w:rsidR="006A5D4C">
        <w:rPr>
          <w:rStyle w:val="CommentReference"/>
        </w:rPr>
        <w:commentReference w:id="129"/>
      </w:r>
    </w:p>
    <w:p w14:paraId="24A1E414" w14:textId="3A9A7679" w:rsidR="00704BC8" w:rsidRDefault="009D558D" w:rsidP="00563ABB">
      <w:r>
        <w:rPr>
          <w:noProof/>
        </w:rPr>
        <mc:AlternateContent>
          <mc:Choice Requires="wps">
            <w:drawing>
              <wp:inline distT="0" distB="0" distL="0" distR="0" wp14:anchorId="52BFD79F" wp14:editId="7329D193">
                <wp:extent cx="5754370" cy="1790700"/>
                <wp:effectExtent l="0" t="0" r="0" b="0"/>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370" cy="1790700"/>
                        </a:xfrm>
                        <a:prstGeom prst="rect">
                          <a:avLst/>
                        </a:prstGeom>
                        <a:solidFill>
                          <a:srgbClr val="FFFFFF"/>
                        </a:solidFill>
                        <a:ln w="9525">
                          <a:noFill/>
                          <a:miter lim="800000"/>
                          <a:headEnd/>
                          <a:tailEnd/>
                        </a:ln>
                      </wps:spPr>
                      <wps:txbx>
                        <w:txbxContent>
                          <w:p w14:paraId="6FF835FD" w14:textId="73A0C927" w:rsidR="00BD3B29" w:rsidRDefault="00BD3B29" w:rsidP="009D558D">
                            <w:r>
                              <w:rPr>
                                <w:b/>
                              </w:rPr>
                              <w:t>Figure 2</w:t>
                            </w:r>
                            <w:r>
                              <w:t>: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dots represent trial-over-trial simulated data, sampled from the original, random distribution transitioning via an exponential learning curve to a hypothesized allocentric distribution (centered on the front, (1, 0) coordinate). The trials are color coded such that red=trial 1, green=trial 2, blue=trial 3, and yellow=trial 4. Note that in this simulated data, the net motion of the dots is towards the hypothesized point, suggesting an allocentric strategy being used by participants.</w:t>
                            </w:r>
                          </w:p>
                        </w:txbxContent>
                      </wps:txbx>
                      <wps:bodyPr rot="0" vert="horz" wrap="square" lIns="91440" tIns="45720" rIns="91440" bIns="45720" anchor="t" anchorCtr="0">
                        <a:noAutofit/>
                      </wps:bodyPr>
                    </wps:wsp>
                  </a:graphicData>
                </a:graphic>
              </wp:inline>
            </w:drawing>
          </mc:Choice>
          <mc:Fallback>
            <w:pict>
              <v:shape w14:anchorId="52BFD79F" id="_x0000_s1044" type="#_x0000_t202" style="width:453.1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" stroked="f">
                <v:textbox>
                  <w:txbxContent>
                    <w:p w14:paraId="6FF835FD" w14:textId="73A0C927" w:rsidR="00BD3B29" w:rsidRDefault="00BD3B29" w:rsidP="009D558D">
                      <w:r>
                        <w:rPr>
                          <w:b/>
                        </w:rPr>
                        <w:t>Figure 2</w:t>
                      </w:r>
                      <w:r>
                        <w:t>: Simulated data in proposed 2D distance metric for evaluating order of exploration and reconstruction. Each dot represents a possible distance value for a permutation of length 8 (i.e. the number of temporal items in the task). The height/color of the dot corresponds to its probability of occurring in the space of all length 8 permutations. The dots represent trial-over-trial simulated data, sampled from the original, random distribution transitioning via an exponential learning curve to a hypothesized allocentric distribution (centered on the front, (1, 0) coordinate). The trials are color coded such that red=trial 1, green=trial 2, blue=trial 3, and yellow=trial 4. Note that in this simulated data, the net motion of the dots is towards the hypothesized point, suggesting an allocentric strategy being used by participants.</w:t>
                      </w:r>
                    </w:p>
                  </w:txbxContent>
                </v:textbox>
                <w10:anchorlock/>
              </v:shape>
            </w:pict>
          </mc:Fallback>
        </mc:AlternateContent>
      </w:r>
    </w:p>
    <w:p w14:paraId="06CBD482" w14:textId="7BA283A9" w:rsidR="00563ABB" w:rsidRDefault="00563ABB" w:rsidP="00563ABB">
      <w:bookmarkStart w:id="130" w:name="_Hlk499056994"/>
      <w:bookmarkStart w:id="131" w:name="_Hlk499057000"/>
      <w:r>
        <w:t xml:space="preserve">In summary, </w:t>
      </w:r>
      <w:r w:rsidR="00515104">
        <w:t xml:space="preserve">this proposed framework for evaluating order information </w:t>
      </w:r>
      <w:r>
        <w:t xml:space="preserve">will be used to </w:t>
      </w:r>
      <w:r w:rsidR="00515104">
        <w:t>observe</w:t>
      </w:r>
      <w:r>
        <w:t xml:space="preserve"> changes in distance of exploration and reconstruction to the allocentric order across trials. I predict that both </w:t>
      </w:r>
      <w:r>
        <w:lastRenderedPageBreak/>
        <w:t>study-time navigation and test-time reconstruction order will trend towards allocentric order across trials</w:t>
      </w:r>
      <w:r w:rsidR="00515104">
        <w:t xml:space="preserve"> (i.e. the low-probability location of (1, 0) on the above figure)</w:t>
      </w:r>
      <w:r>
        <w:t>.</w:t>
      </w:r>
      <w:bookmarkEnd w:id="130"/>
    </w:p>
    <w:p w14:paraId="54A42D4E" w14:textId="77777777" w:rsidR="00563ABB" w:rsidRPr="0058162C" w:rsidRDefault="00563ABB" w:rsidP="00563ABB">
      <w:pPr>
        <w:pStyle w:val="Heading3"/>
        <w:rPr>
          <w:rStyle w:val="IntenseEmphasis"/>
        </w:rPr>
      </w:pPr>
      <w:bookmarkStart w:id="132" w:name="_Toc497156046"/>
      <w:bookmarkEnd w:id="131"/>
      <w:commentRangeStart w:id="133"/>
      <w:r w:rsidRPr="0058162C">
        <w:rPr>
          <w:rStyle w:val="IntenseEmphasis"/>
        </w:rPr>
        <w:t>Statistical Analysis</w:t>
      </w:r>
      <w:commentRangeEnd w:id="133"/>
      <w:r>
        <w:rPr>
          <w:rStyle w:val="CommentReference"/>
        </w:rPr>
        <w:commentReference w:id="133"/>
      </w:r>
      <w:bookmarkEnd w:id="132"/>
    </w:p>
    <w:p w14:paraId="396AFE60" w14:textId="77777777" w:rsidR="00563ABB" w:rsidRDefault="00563ABB" w:rsidP="00563ABB">
      <w:bookmarkStart w:id="134" w:name="_Hlk499057009"/>
      <w:r>
        <w:t>All analyses which compare trial-by-trial performance use repeated measures analysis of variance (rANOVA) using SPSS with Huynh-Feldt correction. Hierarchical Linear Modeling will be used in cases of navigation metrics being compared to test performance across trials. Comparisons which collapsed trials together used either paired-sample, two-tailed t-tests or one-sample, two-tailed t-tests (for comparison to expected chance values). All tests used an alpha value of 0.05 to determine significance.</w:t>
      </w:r>
    </w:p>
    <w:p w14:paraId="58AD7813" w14:textId="77777777" w:rsidR="00563ABB" w:rsidRDefault="00563ABB" w:rsidP="00563ABB">
      <w:pPr>
        <w:pStyle w:val="Heading2"/>
      </w:pPr>
      <w:bookmarkStart w:id="135" w:name="_Toc497156047"/>
      <w:bookmarkEnd w:id="134"/>
      <w:r>
        <w:t>Results</w:t>
      </w:r>
      <w:bookmarkEnd w:id="135"/>
    </w:p>
    <w:p w14:paraId="11E44A85" w14:textId="77777777" w:rsidR="00563ABB" w:rsidRDefault="00563ABB" w:rsidP="00563ABB">
      <w:pPr>
        <w:pStyle w:val="Heading3"/>
        <w:rPr>
          <w:rStyle w:val="IntenseEmphasis"/>
        </w:rPr>
      </w:pPr>
      <w:bookmarkStart w:id="136" w:name="_Toc497156048"/>
      <w:r>
        <w:rPr>
          <w:rStyle w:val="IntenseEmphasis"/>
        </w:rPr>
        <w:t>Overall Accuracy and Navigation</w:t>
      </w:r>
      <w:bookmarkEnd w:id="136"/>
    </w:p>
    <w:p w14:paraId="7E0B8D14" w14:textId="77777777" w:rsidR="00563ABB" w:rsidRDefault="00563ABB" w:rsidP="00563ABB">
      <w:bookmarkStart w:id="137" w:name="_Hlk499057015"/>
      <w:r>
        <w:t>Although the relationship of overall accuracy across trials has not been established, the general finding that accuracy and navigation time and distance improve across trials in both space and time was established in Chapter 2.</w:t>
      </w:r>
    </w:p>
    <w:p w14:paraId="1C304462" w14:textId="77777777" w:rsidR="00563ABB" w:rsidRDefault="00563ABB" w:rsidP="00563ABB">
      <w:pPr>
        <w:pStyle w:val="Heading3"/>
        <w:rPr>
          <w:rStyle w:val="IntenseEmphasis"/>
        </w:rPr>
      </w:pPr>
      <w:bookmarkStart w:id="138" w:name="_Toc497156049"/>
      <w:bookmarkEnd w:id="137"/>
      <w:r>
        <w:rPr>
          <w:rStyle w:val="IntenseEmphasis"/>
        </w:rPr>
        <w:t xml:space="preserve">Proposed Navigation </w:t>
      </w:r>
      <w:r w:rsidRPr="0073570F">
        <w:rPr>
          <w:rStyle w:val="IntenseEmphasis"/>
        </w:rPr>
        <w:t>Analysis Metrics</w:t>
      </w:r>
      <w:r>
        <w:rPr>
          <w:rStyle w:val="IntenseEmphasis"/>
        </w:rPr>
        <w:t xml:space="preserve"> Predictions</w:t>
      </w:r>
      <w:bookmarkEnd w:id="138"/>
    </w:p>
    <w:p w14:paraId="02BC30DB" w14:textId="77777777" w:rsidR="00563ABB" w:rsidRPr="00563ABB" w:rsidRDefault="00563ABB" w:rsidP="00563ABB">
      <w:pPr>
        <w:rPr>
          <w:rStyle w:val="IntenseEmphasis"/>
          <w:i w:val="0"/>
        </w:rPr>
      </w:pPr>
      <w:bookmarkStart w:id="139" w:name="_Hlk499057019"/>
      <w:r w:rsidRPr="00563ABB">
        <w:rPr>
          <w:rStyle w:val="IntenseEmphasis"/>
          <w:i w:val="0"/>
          <w:color w:val="auto"/>
        </w:rPr>
        <w:t xml:space="preserve">See Table 1 for </w:t>
      </w:r>
      <w:commentRangeStart w:id="140"/>
      <w:r w:rsidRPr="00563ABB">
        <w:rPr>
          <w:rStyle w:val="IntenseEmphasis"/>
          <w:i w:val="0"/>
          <w:color w:val="auto"/>
        </w:rPr>
        <w:t>hypotheses.</w:t>
      </w:r>
      <w:commentRangeEnd w:id="140"/>
      <w:r w:rsidR="00DA456E">
        <w:rPr>
          <w:rStyle w:val="CommentReference"/>
        </w:rPr>
        <w:commentReference w:id="140"/>
      </w:r>
    </w:p>
    <w:p w14:paraId="08AAFF74" w14:textId="77777777" w:rsidR="00563ABB" w:rsidRDefault="00563ABB" w:rsidP="00563ABB">
      <w:pPr>
        <w:pStyle w:val="Heading3"/>
        <w:rPr>
          <w:rStyle w:val="IntenseEmphasis"/>
        </w:rPr>
      </w:pPr>
      <w:bookmarkStart w:id="141" w:name="_Toc497156050"/>
      <w:bookmarkEnd w:id="139"/>
      <w:r>
        <w:rPr>
          <w:rStyle w:val="IntenseEmphasis"/>
        </w:rPr>
        <w:t>Proposed Order Analyses Predictions</w:t>
      </w:r>
      <w:bookmarkEnd w:id="141"/>
    </w:p>
    <w:p w14:paraId="2316B9F8" w14:textId="00D81150" w:rsidR="00563ABB" w:rsidRPr="00472D7C" w:rsidRDefault="00DA456E" w:rsidP="00563ABB">
      <w:pPr>
        <w:rPr>
          <w:rStyle w:val="IntenseEmphasis"/>
          <w:i w:val="0"/>
          <w:iCs w:val="0"/>
        </w:rPr>
      </w:pPr>
      <w:bookmarkStart w:id="142" w:name="_Hlk499057044"/>
      <w:r>
        <w:t>I</w:t>
      </w:r>
      <w:r w:rsidR="00563ABB" w:rsidRPr="00563ABB">
        <w:t xml:space="preserve"> predicted</w:t>
      </w:r>
      <w:r w:rsidR="00563ABB">
        <w:t xml:space="preserve"> that both study-time navigation and test-time reconstruction order will trend towards allocentric order across trials, suggesting that the participant is acquiring an allocentric temporal representations which is independent of their incidental exploration and navigation behaviors during learning</w:t>
      </w:r>
      <w:commentRangeStart w:id="143"/>
      <w:r w:rsidR="00563ABB">
        <w:t xml:space="preserve">. </w:t>
      </w:r>
      <w:commentRangeEnd w:id="143"/>
      <w:r w:rsidR="008916E0">
        <w:rPr>
          <w:rStyle w:val="CommentReference"/>
        </w:rPr>
        <w:commentReference w:id="143"/>
      </w:r>
      <w:r w:rsidR="00563ABB">
        <w:t>This result would be highly suggestive that time cells in the hippocampus may code for an allocentric representation of time, much in the same way that place cells code for allocentric spatial locations related to distal cues.</w:t>
      </w:r>
    </w:p>
    <w:p w14:paraId="39E92BBD" w14:textId="77777777" w:rsidR="00563ABB" w:rsidRDefault="00563ABB" w:rsidP="00563ABB">
      <w:pPr>
        <w:pStyle w:val="Heading2"/>
        <w:rPr>
          <w:rStyle w:val="Heading1Char"/>
        </w:rPr>
      </w:pPr>
      <w:bookmarkStart w:id="144" w:name="_Toc497156051"/>
      <w:bookmarkEnd w:id="142"/>
      <w:r w:rsidRPr="007717E1">
        <w:rPr>
          <w:rStyle w:val="Heading1Char"/>
        </w:rPr>
        <w:t>Discussion</w:t>
      </w:r>
      <w:bookmarkEnd w:id="144"/>
    </w:p>
    <w:p w14:paraId="413FB548" w14:textId="69CD60EA" w:rsidR="00563ABB" w:rsidRDefault="00563ABB" w:rsidP="00563ABB">
      <w:bookmarkStart w:id="145" w:name="_Hlk499057058"/>
      <w:bookmarkStart w:id="146" w:name="_GoBack"/>
      <w:commentRangeStart w:id="147"/>
      <w:r>
        <w:t xml:space="preserve">As the results for these analyses are unknown at this point, the Discussion section will be kept brief. </w:t>
      </w:r>
      <w:commentRangeEnd w:id="147"/>
      <w:r w:rsidR="008916E0">
        <w:rPr>
          <w:rStyle w:val="CommentReference"/>
        </w:rPr>
        <w:commentReference w:id="147"/>
      </w:r>
      <w:r>
        <w:t xml:space="preserve">The fidelity and power of this task </w:t>
      </w:r>
      <w:r w:rsidR="008916E0">
        <w:t xml:space="preserve">will only be fully appreciated when the wealth of data is fully explored. </w:t>
      </w:r>
      <w:r>
        <w:t>The meaningfulness of this information in advancing a theoretical understanding of memory and the hippocampus is an empirical question which this section will attempt to answer. Coarse navigation metrics such as those proposed in Table 1 miss an enormous amount of the fidelity in this task, however, much of this moment-to-moment decision making is currently beyond the reach of our ability to make inferences. Even in the simplest cases (</w:t>
      </w:r>
      <w:commentRangeStart w:id="148"/>
      <w:r>
        <w:t>such as heading error</w:t>
      </w:r>
      <w:commentRangeEnd w:id="148"/>
      <w:r w:rsidR="008916E0">
        <w:rPr>
          <w:rStyle w:val="CommentReference"/>
        </w:rPr>
        <w:commentReference w:id="148"/>
      </w:r>
      <w:r>
        <w:t xml:space="preserve">), the inference of the intention of the participant becomes a critical one. </w:t>
      </w:r>
      <w:r w:rsidR="008916E0">
        <w:t xml:space="preserve">This work, however, will likely inform </w:t>
      </w:r>
      <w:r>
        <w:t xml:space="preserve">future studies </w:t>
      </w:r>
      <w:r w:rsidR="008916E0">
        <w:t xml:space="preserve">and highlight </w:t>
      </w:r>
      <w:r>
        <w:t>two primary strategies</w:t>
      </w:r>
      <w:r w:rsidR="008916E0">
        <w:t xml:space="preserve"> for future investigation</w:t>
      </w:r>
      <w:r>
        <w:t xml:space="preserve">: </w:t>
      </w:r>
      <w:r w:rsidR="008916E0">
        <w:t>First</w:t>
      </w:r>
      <w:r>
        <w:t xml:space="preserve">, careful task design can </w:t>
      </w:r>
      <w:r w:rsidR="008916E0">
        <w:t>strengthen the</w:t>
      </w:r>
      <w:r>
        <w:t xml:space="preserve"> power</w:t>
      </w:r>
      <w:r w:rsidR="008916E0">
        <w:t xml:space="preserve"> of the </w:t>
      </w:r>
      <w:r w:rsidR="00975E00">
        <w:t>analyses</w:t>
      </w:r>
      <w:r>
        <w:t xml:space="preserve"> by restricting some possible strategies and intentions. For instance, restricting the spatial axis to 1D gives us a much better sense of which items are not being targeted. Secondly, as artificial intelligence via Deep Learning continues to advance, we are presented with the unique opportunity to use these systems as points of comparison to real neural systems. Deep Learning systems (such as Asynchronous Advantage Actor-Critic, A3C models; </w:t>
      </w:r>
      <w:r>
        <w:fldChar w:fldCharType="begin" w:fldLock="1"/>
      </w:r>
      <w:r>
        <w:instrText>ADDIN CSL_CITATION { "citationItems" : [ { "id" : "ITEM-1", "itemData" : { "URL" : "https://medium.com/emergent-future/simple-reinforcement-learning-with-tensorflow-part-8-asynchronous-actor-critic-agents-a3c-c88f72a5e9f2", "author" : [ { "dropping-particle" : "", "family" : "Juliani", "given" : "Arthur", "non-dropping-particle" : "", "parse-names" : false, "suffix" : "" } ], "container-title" : "Medium", "id" : "ITEM-1", "issued" : { "date-parts" : [ [ "2016" ] ] }, "title" : "Simple Reinforcement Learning with Tensorflow Part 8: Asynchronous Actor-Critic Agents (A3C)", "type" : "webpage" }, "uris" : [ "http://www.mendeley.com/documents/?uuid=a1706c4f-29a4-4706-80c8-c6e1b6531485" ] }, { "id" : "ITEM-2",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"ITEM-2", "issued" : { "date-parts" : [ [ "2017" ] ] }, "title" : "Learning To Navigate in Complex Environments", "type" : "article-journal" }, "uris" : [ "http://www.mendeley.com/documents/?uuid=bacbeb1d-7ba3-47f2-ba66-e339337089ee" ] } ], "mendeley" : { "formattedCitation" : "(Juliani, 2016; Mirowski et al., 2017)", "manualFormatting" : "Juliani, 2016; Mirowski et al., 2017)", "plainTextFormattedCitation" : "(Juliani, 2016; Mirowski et al., 2017)", "previouslyFormattedCitation" : "(Juliani, 2016; Mirowski et al., 2017)" }, "properties" : { "noteIndex" : 9 }, "schema" : "https://github.com/citation-style-language/schema/raw/master/csl-citation.json" }</w:instrText>
      </w:r>
      <w:r>
        <w:fldChar w:fldCharType="separate"/>
      </w:r>
      <w:r w:rsidRPr="002C1578">
        <w:rPr>
          <w:noProof/>
        </w:rPr>
        <w:t>Juliani, 2016; Mirowski et al., 2017)</w:t>
      </w:r>
      <w:r>
        <w:fldChar w:fldCharType="end"/>
      </w:r>
      <w:r>
        <w:t xml:space="preserve"> can now perform astounding navigation tasks such as solving mazes using only visual input, motor output, and a simple reward signal (i.e. with no special knowledge of the environment or system beyond some sense of “good” and “bad” results of behavior). These systems may be modelled after biological systems, but </w:t>
      </w:r>
      <w:r>
        <w:lastRenderedPageBreak/>
        <w:t>they operate in very distinct ways. Nonetheless, they are now capable of performing may of the same complex navigation tasks that simple organisms can, and moreover, we can manipulate them in any way imaginable (and as often as we</w:t>
      </w:r>
      <w:r w:rsidR="008916E0">
        <w:t xml:space="preserve"> would</w:t>
      </w:r>
      <w:r>
        <w:t xml:space="preserve"> like). This provides a fantastic test platform for theoretical approaches to navigation analysis which should not be ignored by cognitive science. Collaborations with deep learning researchers and cognitive scientists do exist (</w:t>
      </w:r>
      <w:r w:rsidR="008916E0">
        <w:t>viz.,</w:t>
      </w:r>
      <w:r>
        <w:t xml:space="preserve"> </w:t>
      </w:r>
      <w:r>
        <w:fldChar w:fldCharType="begin" w:fldLock="1"/>
      </w:r>
      <w:r w:rsidR="005F0DD8">
        <w:instrText>ADDIN CSL_CITATION { "citationItems" : [ { "id" : "ITEM-1", "itemData" : { "DOI" : "10.1016/j.tics.2016.05.004", "ISBN" : "1879-307X (Electronic)\r1364-6613 (Linking)", "ISSN" : "1879307X", "PMID" : "27315762", "abstract" : "We update complementary learning systems (CLS) theory, which holds that intelligent agents must possess two learning systems, instantiated in mammalians in neocortex and hippocampus. The first gradually acquires structured knowledge representations while the second quickly learns the specifics of individual experiences. We broaden the role of replay of hippocampal memories in the theory, noting that replay allows goal-dependent weighting of experience statistics. We also address recent challenges to the theory and extend it by showing that recurrent activation of hippocampal traces can support some forms of generalization and that neocortical learning can be rapid for information that is consistent with known structure. Finally, we note the relevance of the theory to the design of artificial intelligent agents, highlighting connections between neuroscience and machine learning.", "author" : [ { "dropping-particle" : "", "family" : "Kumaran", "given" : "Dharshan", "non-dropping-particle" : "", "parse-names" : false, "suffix" : "" }, { "dropping-particle" : "", "family" : "Hassabis", "given" : "Demis", "non-dropping-particle" : "", "parse-names" : false, "suffix" : "" }, { "dropping-particle" : "", "family" : "McClelland", "given" : "James L.", "non-dropping-particle" : "", "parse-names" : false, "suffix" : "" } ], "container-title" : "Trends in Cognitive Sciences", "id" : "ITEM-1", "issue" : "7", "issued" : { "date-parts" : [ [ "2016" ] ] }, "page" : "512-534", "publisher" : "Elsevier Ltd", "title" : "What Learning Systems do Intelligent Agents Need? Complementary Learning Systems Theory Updated", "type" : "article-journal", "volume" : "20" }, "uris" : [ "http://www.mendeley.com/documents/?uuid=91a2e387-4d52-491d-9c4a-ea4548404c45" ] } ], "mendeley" : { "formattedCitation" : "(Kumaran et al., 2016)", "manualFormatting" : "Kumaran, Hassabis, &amp; McClelland, 2016", "plainTextFormattedCitation" : "(Kumaran et al., 2016)", "previouslyFormattedCitation" : "(Kumaran et al., 2016)" }, "properties" : { "noteIndex" : 9 }, "schema" : "https://github.com/citation-style-language/schema/raw/master/csl-citation.json" }</w:instrText>
      </w:r>
      <w:r>
        <w:fldChar w:fldCharType="separate"/>
      </w:r>
      <w:r w:rsidRPr="002C1578">
        <w:rPr>
          <w:noProof/>
        </w:rPr>
        <w:t>Kumaran, Hassabis, &amp; McClelland, 2016</w:t>
      </w:r>
      <w:r>
        <w:fldChar w:fldCharType="end"/>
      </w:r>
      <w:r>
        <w:t>), but they are not nearly as common as one would hope given the power of these systems to make and test predictions about information processing and behavior.</w:t>
      </w:r>
    </w:p>
    <w:p w14:paraId="441A758E" w14:textId="070BEB38" w:rsidR="00563ABB" w:rsidRDefault="00563ABB" w:rsidP="00563ABB">
      <w:r>
        <w:t>Th</w:t>
      </w:r>
      <w:r w:rsidR="008916E0">
        <w:t xml:space="preserve">e current work seeks to </w:t>
      </w:r>
      <w:r>
        <w:t xml:space="preserve">not just to examine spatiotemporal navigation in the same way as other researchers, but it also proposes a novel method of gathering early evidence on an incredibly complex neural representation issue which is of hot debate in the hippocampal literature – i.e. what do cells in the hippocampus which fire in conjunction with </w:t>
      </w:r>
      <w:proofErr w:type="gramStart"/>
      <w:r>
        <w:t>particular spatiotemporal</w:t>
      </w:r>
      <w:proofErr w:type="gramEnd"/>
      <w:r>
        <w:t xml:space="preserve"> information actually represent? Although it is widely accepted that place cell firing is related to allocentric information relative to distal cues in the environment, other cell types which fire related to a variety of other relations have been identified. These include grid cells which fire in accordance with periodic spatial location arrays, cells that fire in accordance with goal vectors </w:t>
      </w:r>
      <w:r>
        <w:fldChar w:fldCharType="begin" w:fldLock="1"/>
      </w:r>
      <w:r>
        <w:instrText>ADDIN CSL_CITATION { "citationItems" : [ { "id" : "ITEM-1", "itemData" : { "DOI" : "10.1126/science.aak9589", "ISSN" : "0036-8075", "author" : [ { "dropping-particle" : "", "family" : "Sarel", "given" : "Ayelet", "non-dropping-particle" : "", "parse-names" : false, "suffix" : "" }, { "dropping-particle" : "", "family" : "Finkelstein", "given" : "Arseny", "non-dropping-particle" : "", "parse-names" : false, "suffix" : "" }, { "dropping-particle" : "", "family" : "Las", "given" : "Liora", "non-dropping-particle" : "", "parse-names" : false, "suffix" : "" }, { "dropping-particle" : "", "family" : "Ulanovsky", "given" : "Nachum", "non-dropping-particle" : "", "parse-names" : false, "suffix" : "" } ], "container-title" : "Science", "id" : "ITEM-1", "issue" : "6321", "issued" : { "date-parts" : [ [ "2017", "1", "13" ] ] }, "page" : "176-180", "title" : "Vectorial representation of spatial goals in the hippocampus of bats", "type" : "article-journal", "volume" : "355" }, "uris" : [ "http://www.mendeley.com/documents/?uuid=829480fc-6c7e-4228-bbdd-99f751661878" ] } ], "mendeley" : { "formattedCitation" : "(Sarel et al., 2017)", "plainTextFormattedCitation" : "(Sarel et al., 2017)", "previouslyFormattedCitation" : "(Sarel et al., 2017)" }, "properties" : { "noteIndex" : 10 }, "schema" : "https://github.com/citation-style-language/schema/raw/master/csl-citation.json" }</w:instrText>
      </w:r>
      <w:r>
        <w:fldChar w:fldCharType="separate"/>
      </w:r>
      <w:r w:rsidRPr="002C1578">
        <w:rPr>
          <w:noProof/>
        </w:rPr>
        <w:t>(Sarel et al., 2017)</w:t>
      </w:r>
      <w:r>
        <w:fldChar w:fldCharType="end"/>
      </w:r>
      <w:r>
        <w:t xml:space="preserve">, head-direction cells </w:t>
      </w:r>
      <w:r>
        <w:fldChar w:fldCharType="begin" w:fldLock="1"/>
      </w:r>
      <w:r>
        <w:instrText>ADDIN CSL_CITATION { "citationItems" : [ { "id" : "ITEM-1", "itemData" : { "author" : [ { "dropping-particle" : "", "family" : "Ranck Jr", "given" : "J. B.", "non-dropping-particle" : "", "parse-names" : false, "suffix" : "" } ], "container-title" : "Soc Neurosci Abstr.", "id" : "ITEM-1", "issue" : "176", "issued" : { "date-parts" : [ [ "1984" ] ] }, "page" : "12", "title" : "Head direction cells in the deep cell layer of dorsal presubiculum in freely moving rats.", "type" : "article-journal", "volume" : "10" }, "uris" : [ "http://www.mendeley.com/documents/?uuid=183c8b4f-ffee-44c0-80a4-a697d28327f0" ] }, { "id" : "ITEM-2", "itemData" : { "DOI" : "10.1212/01.wnl.0000299117.48935.2e", "ISBN" : "0270-6474 (Print)", "ISSN" : "0270-6474", "PMID" : "2303851", "abstract" : "This paper is a study of the behavioral and spatial firing correlates of neurons in the rat postsubiculum. Recordings were made from postsubicular neurons as rats moved freely throughout a cylindrical chamber, where the major cue for orientation was a white card taped to the inside wall. An automatic video/computer system monitored cell discharge while simultaneously tracking the position of 2 colored light emitting diodes (LEDs) secured to the animal's head. The animal's location was calculated from the position of one of the LEDs and head direction in the horizontal plane calculated from the relative positions of the 2 LEDs. Approximately 26% of the cells were classified as head-direction cells because they discharged as a function of the animal's head direction in the horizontal plane, independent of the animal's behavior, location, or trunk position. For each head-direction cell, vectors drawn in the direction of maximal firing were parallel throughout the recording chamber and did not converge toward a single point. Plots of firing rate versus head direction showed that each firing-rate/head-direction function was adequately described by a triangular function. Each cell's maximum firing rate occurred at only one (the preferred) head direction; firing rates at head directions on either side of the preferred direction decreased linearly with angular deviation from the preferred direction. Results from 24 head-direction cells in 7 animals showed an equal distribution of preferred firing directions over a 360 degrees angle. The peak firing rate of head-direction cells varied from 5 to 115 spikes/sec (mean: 35). The range of head-direction angles over which discharge was elevated (directional firing range) was usually about 90 degrees, with little, if any, discharge at head directions outside this range. Quantitative analysis showed the location of the animal within the cylinder had minimal effect on directional cell firing. For each head-direction cell, the preferred direction, peak firing rate, and directional firing range remained stable for days. These results identify a new cell type that signals the animal's head direction in its environment.", "author" : [ { "dropping-particle" : "", "family" : "Taube", "given" : "J S", "non-dropping-particle" : "", "parse-names" : false, "suffix" : "" }, { "dropping-particle" : "", "family" : "Muller", "given" : "Robert U", "non-dropping-particle" : "", "parse-names" : false, "suffix" : "" }, { "dropping-particle" : "", "family" : "Ranck", "given" : "J B", "non-dropping-particle" : "", "parse-names" : false, "suffix" : "" } ], "container-title" : "The Journal of neuroscience : the official journal of the Society for Neuroscience", "id" : "ITEM-2", "issue" : "2", "issued" : { "date-parts" : [ [ "1990" ] ] }, "page" : "420-35", "title" : "Head-direction cells recorded from the postsubiculum in freely moving rats. I. Description and quantitative analysis.", "type" : "article-journal", "volume" : "10" }, "uris" : [ "http://www.mendeley.com/documents/?uuid=6c569db5-5de4-4ec0-8577-b4cd8652db88" ] } ], "mendeley" : { "formattedCitation" : "(Ranck Jr, 1984; Taube, Muller, &amp; Ranck, 1990)", "plainTextFormattedCitation" : "(Ranck Jr, 1984; Taube, Muller, &amp; Ranck, 1990)", "previouslyFormattedCitation" : "(Ranck Jr, 1984; Taube, Muller, &amp; Ranck, 1990)" }, "properties" : { "noteIndex" : 10 }, "schema" : "https://github.com/citation-style-language/schema/raw/master/csl-citation.json" }</w:instrText>
      </w:r>
      <w:r>
        <w:fldChar w:fldCharType="separate"/>
      </w:r>
      <w:r w:rsidRPr="002C1578">
        <w:rPr>
          <w:noProof/>
        </w:rPr>
        <w:t>(Ranck Jr, 1984; Taube, Muller, &amp; Ranck, 1990)</w:t>
      </w:r>
      <w:r>
        <w:fldChar w:fldCharType="end"/>
      </w:r>
      <w:r>
        <w:t xml:space="preserve">, time cells </w:t>
      </w:r>
      <w:r>
        <w:fldChar w:fldCharType="begin" w:fldLock="1"/>
      </w:r>
      <w:r>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10 }, "schema" : "https://github.com/citation-style-language/schema/raw/master/csl-citation.json" }</w:instrText>
      </w:r>
      <w:r>
        <w:fldChar w:fldCharType="separate"/>
      </w:r>
      <w:r w:rsidRPr="002C1578">
        <w:rPr>
          <w:noProof/>
        </w:rPr>
        <w:t>(B. Kraus et al., 2013)</w:t>
      </w:r>
      <w:r>
        <w:fldChar w:fldCharType="end"/>
      </w:r>
      <w:r>
        <w:t xml:space="preserve">, distance cells </w:t>
      </w:r>
      <w:r>
        <w:fldChar w:fldCharType="begin" w:fldLock="1"/>
      </w:r>
      <w:r w:rsidR="0092349E">
        <w:instrText>ADDIN CSL_CITATION { "citationItems" : [ { "id" : "ITEM-1",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"ITEM-1", "issue" : "3", "issued" : { "date-parts" : [ [ "2015" ] ] }, "page" : "578-589", "publisher" : "Elsevier Inc.", "title" : "During Running in Place, Grid Cells Integrate Elapsed Time and Distance Run", "type" : "article-journal", "volume" : "88" }, "uris" : [ "http://www.mendeley.com/documents/?uuid=da3fdfc4-9261-4dfc-adb5-4cff7a3ee066" ] } ], "mendeley" : { "formattedCitation" : "(B. J. Kraus et al., 2015a)", "plainTextFormattedCitation" : "(B. J. Kraus et al., 2015a)", "previouslyFormattedCitation" : "(B. J. Kraus et al., 2015a)" }, "properties" : { "noteIndex" : 10 }, "schema" : "https://github.com/citation-style-language/schema/raw/master/csl-citation.json" }</w:instrText>
      </w:r>
      <w:r>
        <w:fldChar w:fldCharType="separate"/>
      </w:r>
      <w:r w:rsidR="0092349E" w:rsidRPr="0092349E">
        <w:rPr>
          <w:noProof/>
        </w:rPr>
        <w:t>(B. J. Kraus et al., 2015a)</w:t>
      </w:r>
      <w:r>
        <w:fldChar w:fldCharType="end"/>
      </w:r>
      <w:r>
        <w:t xml:space="preserve">, time-distance cells (that fire in relation to both variables), and cells that signal borders and speed </w:t>
      </w:r>
      <w:r>
        <w:fldChar w:fldCharType="begin" w:fldLock="1"/>
      </w:r>
      <w:r>
        <w:instrText>ADDIN CSL_CITATION { "citationItems" : [ { "id" : "ITEM-1", "itemData" : { "DOI" : "10.1098/rstb.2012.0510", "ISSN" : "0962-8436", "author" : [ { "dropping-particle" : "", "family" : "Hartley", "given" : "T.", "non-dropping-particle" : "", "parse-names" : false, "suffix" : "" }, { "dropping-particle" : "", "family" : "Lever", "given" : "C.", "non-dropping-particle" : "", "parse-names" : false, "suffix" : "" }, { "dropping-particle" : "", "family" : "Burgess", "given" : "N.", "non-dropping-particle" : "", "parse-names" : false, "suffix" : "" }, { "dropping-particle" : "", "family" : "O'Keefe", "given" : "J.", "non-dropping-particle" : "", "parse-names" : false, "suffix" : "" } ], "container-title" : "Philosophical Transactions of the Royal Society B: Biological Sciences", "id" : "ITEM-1", "issue" : "1635", "issued" : { "date-parts" : [ [ "2013", "12", "23" ] ] }, "page" : "20120510-20120510", "title" : "Space in the brain: how the hippocampal formation supports spatial cognition", "type" : "article-journal", "volume" : "369" }, "uris" : [ "http://www.mendeley.com/documents/?uuid=8d52aa1c-f42b-474c-8359-669df8dfe76b" ] }, { "id" : "ITEM-2", "itemData" : { "DOI" : "10.1038/nature14622", "ISSN" : "0028-0836", "author" : [ { "dropping-particle" : "", "family" : "Kropff", "given" : "Emilio", "non-dropping-particle" : "", "parse-names" : false, "suffix" : "" }, { "dropping-particle" : "", "family" : "Carmichael", "given" : "James E.", "non-dropping-particle" : "", "parse-names" : false, "suffix" : "" }, { "dropping-particle" : "", "family" : "Moser", "given" : "May-Britt", "non-dropping-particle" : "", "parse-names" : false, "suffix" : "" }, { "dropping-particle" : "", "family" : "Moser", "given" : "Edvard I.", "non-dropping-particle" : "", "parse-names" : false, "suffix" : "" } ], "container-title" : "Nature", "id" : "ITEM-2", "issue" : "7561", "issued" : { "date-parts" : [ [ "2015", "7", "15" ] ] }, "page" : "419-424", "title" : "Speed cells in the medial entorhinal cortex", "type" : "article-journal", "volume" : "523" }, "uris" : [ "http://www.mendeley.com/documents/?uuid=f6e18216-d295-4a42-96ee-440cdb659e9a" ] } ], "mendeley" : { "formattedCitation" : "(T. Hartley, Lever, Burgess, &amp; O\u2019Keefe, 2013; Kropff, Carmichael, Moser, &amp; Moser, 2015)", "plainTextFormattedCitation" : "(T. Hartley, Lever, Burgess, &amp; O\u2019Keefe, 2013; Kropff, Carmichael, Moser, &amp; Moser, 2015)", "previouslyFormattedCitation" : "(T. Hartley, Lever, Burgess, &amp; O\u2019Keefe, 2013; Kropff, Carmichael, Moser, &amp; Moser, 2015)" }, "properties" : { "noteIndex" : 10 }, "schema" : "https://github.com/citation-style-language/schema/raw/master/csl-citation.json" }</w:instrText>
      </w:r>
      <w:r>
        <w:fldChar w:fldCharType="separate"/>
      </w:r>
      <w:r w:rsidRPr="00563ABB">
        <w:rPr>
          <w:noProof/>
        </w:rPr>
        <w:t>(T. Hartley, Lever, Burgess, &amp; O’Keefe, 2013; Kropff, Carmichael, Moser, &amp; Moser, 2015)</w:t>
      </w:r>
      <w:r>
        <w:fldChar w:fldCharType="end"/>
      </w:r>
      <w:r>
        <w:t xml:space="preserve">. A naïve view of these cells might say that various tissues in the hippocampus are dynamically mapping to navigation (and only navigation). However, substantial evidence links hippocampal function to far more than just navigation (see </w:t>
      </w:r>
      <w:r>
        <w:fldChar w:fldCharType="begin" w:fldLock="1"/>
      </w:r>
      <w:r>
        <w:instrText>ADDIN CSL_CITATION { "citationItems" : [ { "id" : "ITEM-1", "itemData" : { "DOI" : "10.1002/hipo.450010312", "ISBN" : "1050-9631 (Print) 1050-9631 (Linking)", "ISSN" : "1050-9631", "PMID" : "1669304", "abstract" : "In this brief paper we consider the spatial mapping theory of hippocampal function offered by O\u2019Keefe and Nadel(1978) and revisited by Nadel in this issue, taking into account developments since 1978 relevant to evaluation of the theory. We assess its ability to account for the phenomenology of spared vs. impaired memory capacity following hippocampal damage, and we conclude that it provides a successful account of only a limited domain of data. We suggest that a broader view is required in which memory for spatial relations is but a subset of the domain of memory (specifically, declarative memory), for which the hippocampal system plays a critical role. At the conclusion of this paper, we also try to make sense of the phenomenon of the spatial mapping theory- why, despite strong evidence of its inadequacies, the spatial mapping hypothesis is a theory that refuses to die.", "author" : [ { "dropping-particle" : "", "family" : "Cohen", "given" : "N J", "non-dropping-particle" : "", "parse-names" : false, "suffix" : "" }, { "dropping-particle" : "", "family" : "Eichenbaum", "given" : "H", "non-dropping-particle" : "", "parse-names" : false, "suffix" : "" } ], "container-title" : "Hippocampus", "id" : "ITEM-1", "issue" : "3", "issued" : { "date-parts" : [ [ "1991" ] ] }, "page" : "265-268", "title" : "The theory that wouldn't die: a critical look at the spatial mapping theory of hippocampal function.", "type" : "article-journal", "volume" : "1" }, "uris" : [ "http://www.mendeley.com/documents/?uuid=215e2a79-55d2-4962-a559-7740791e1022" ] } ], "mendeley" : { "formattedCitation" : "(N J Cohen &amp; Eichenbaum, 1991)", "manualFormatting" : "Cohen &amp; Eichenbaum, 1991", "plainTextFormattedCitation" : "(N J Cohen &amp; Eichenbaum, 1991)", "previouslyFormattedCitation" : "(N J Cohen &amp; Eichenbaum, 1991)" }, "properties" : { "noteIndex" : 10 }, "schema" : "https://github.com/citation-style-language/schema/raw/master/csl-citation.json" }</w:instrText>
      </w:r>
      <w:r>
        <w:fldChar w:fldCharType="separate"/>
      </w:r>
      <w:r w:rsidRPr="002C1578">
        <w:rPr>
          <w:noProof/>
        </w:rPr>
        <w:t>Cohen &amp; Eichenbaum, 1991</w:t>
      </w:r>
      <w:r>
        <w:fldChar w:fldCharType="end"/>
      </w:r>
      <w:r>
        <w:t xml:space="preserve"> for a review of these arguments). A much more robust perspective would suggest that the hippocampus performs arbitrary binding and does so with any and all relevant domains of information. In the navigation view, one might interpret time cell firing as a simple </w:t>
      </w:r>
      <w:proofErr w:type="spellStart"/>
      <w:r>
        <w:t>navigatory</w:t>
      </w:r>
      <w:proofErr w:type="spellEnd"/>
      <w:r>
        <w:t xml:space="preserve"> pattern related to the egocentric time an organism has experienced in a particular context. However, if a more relational view of information processing is used, the time cells might be thought to be performing a more general binding operation – relating events within the temporal domain to create a map of a series of events. Electrophysiological evidence in rodents supports this as hippocampal networks have been shown to associated spatial and </w:t>
      </w:r>
      <w:proofErr w:type="spellStart"/>
      <w:r>
        <w:t>nonspatial</w:t>
      </w:r>
      <w:proofErr w:type="spellEnd"/>
      <w:r>
        <w:t xml:space="preserve"> dimensions </w:t>
      </w:r>
      <w:r>
        <w:fldChar w:fldCharType="begin" w:fldLock="1"/>
      </w:r>
      <w:r>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"plainTextFormattedCitation" : "(McKenzie et al., 2014)", "previouslyFormattedCitation" : "(McKenzie et al., 2014)" }, "properties" : { "noteIndex" : 10 }, "schema" : "https://github.com/citation-style-language/schema/raw/master/csl-citation.json" }</w:instrText>
      </w:r>
      <w:r>
        <w:fldChar w:fldCharType="separate"/>
      </w:r>
      <w:r w:rsidRPr="002C1578">
        <w:rPr>
          <w:noProof/>
        </w:rPr>
        <w:t>(McKenzie et al., 2014)</w:t>
      </w:r>
      <w:r>
        <w:fldChar w:fldCharType="end"/>
      </w:r>
      <w:r>
        <w:t xml:space="preserve">. Task demands will, of course, dictate the degree to which such a map is necessary (as has been proposed by other; </w:t>
      </w:r>
      <w:r>
        <w:fldChar w:fldCharType="begin" w:fldLock="1"/>
      </w:r>
      <w:r>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"manualFormatting" : "Ekstrom &amp; Ranganath, 2017", "plainTextFormattedCitation" : "(Ekstrom &amp; Ranganath, 2017)", "previouslyFormattedCitation" : "(Ekstrom &amp; Ranganath, 2017)" }, "properties" : { "noteIndex" : 10 }, "schema" : "https://github.com/citation-style-language/schema/raw/master/csl-citation.json" }</w:instrText>
      </w:r>
      <w:r>
        <w:fldChar w:fldCharType="separate"/>
      </w:r>
      <w:r w:rsidRPr="002C1578">
        <w:rPr>
          <w:noProof/>
        </w:rPr>
        <w:t>Ekstrom &amp; Ranganath, 2017</w:t>
      </w:r>
      <w:r>
        <w:fldChar w:fldCharType="end"/>
      </w:r>
      <w:r>
        <w:t xml:space="preserve">), but given the consistency with which causal temporal patterns in natural environments occur, forming an allocentric understanding of events has a clear advantage in the flexible use of that information. Indeed, in rodents, humans, and monkeys, recording studies have shown hippocampal involvement in mapping the time course of events independent of space </w:t>
      </w:r>
      <w:r>
        <w:fldChar w:fldCharType="begin" w:fldLock="1"/>
      </w:r>
      <w:r w:rsidR="0092349E">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"id" : "ITEM-2", "itemData" : { "DOI" : "10.1016/j.neuron.2015.09.031", "ISSN" : "08966273", "PMID" : "26539893", "author" : [ { "dropping-particle" : "", "family" : "Kraus", "given" : "Benjamin\u00a0J.", "non-dropping-particle" : "", "parse-names" : false, "suffix" : "" }, { "dropping-particle" : "", "family" : "Brandon", "given" : "Mark\u00a0P.", "non-dropping-particle" : "", "parse-names" : false, "suffix" : "" }, { "dropping-particle" : "", "family" : "Robinson", "given" : "Robert\u00a0J.", "non-dropping-particle" : "", "parse-names" : false, "suffix" : "" }, { "dropping-particle" : "", "family" : "Connerney", "given" : "Michael\u00a0A.", "non-dropping-particle" : "", "parse-names" : false, "suffix" : "" }, { "dropping-particle" : "", "family" : "Hasselmo", "given" : "Michael\u00a0E.", "non-dropping-particle" : "", "parse-names" : false, "suffix" : "" }, { "dropping-particle" : "", "family" : "Eichenbaum", "given" : "Howard", "non-dropping-particle" : "", "parse-names" : false, "suffix" : "" } ], "container-title" : "Neuron", "id" : "ITEM-2", "issue" : "3", "issued" : { "date-parts" : [ [ "2015" ] ] }, "page" : "578-589", "publisher" : "Elsevier Inc.", "title" : "During Running in Place, Grid Cells Integrate Elapsed Time and Distance Run", "type" : "article-journal", "volume" : "88" }, "uris" : [ "http://www.mendeley.com/documents/?uuid=da3fdfc4-9261-4dfc-adb5-4cff7a3ee066" ] }, { "id" : "ITEM-3", "itemData" : { "DOI" : "10.1126/science.1206773", "ISSN" : "0036-8075", "author" : [ { "dropping-particle" : "", "family" : "Naya", "given" : "Y.", "non-dropping-particle" : "", "parse-names" : false, "suffix" : "" }, { "dropping-particle" : "", "family" : "Suzuki", "given" : "W. A.", "non-dropping-particle" : "", "parse-names" : false, "suffix" : "" } ], "container-title" : "Science", "id" : "ITEM-3", "issue" : "6043", "issued" : { "date-parts" : [ [ "2011", "8", "5" ] ] }, "page" : "773-776", "title" : "Integrating What and When Across the Primate Medial Temporal Lobe", "type" : "article-journal", "volume" : "333" }, "uris" : [ "http://www.mendeley.com/documents/?uuid=a86ae316-29e8-4c97-805e-f269aa0083d4" ] }, { "id" : "ITEM-4", "itemData" : { "DOI" : "10.1126/science.1159775", "ISSN" : "0036-8075", "author" : [ { "dropping-particle" : "", "family" : "Pastalkova", "given" : "E.", "non-dropping-particle" : "", "parse-names" : false, "suffix" : "" }, { "dropping-particle" : "", "family" : "Itskov", "given" : "V.", "non-dropping-particle" : "", "parse-names" : false, "suffix" : "" }, { "dropping-particle" : "", "family" : "Amarasingham", "given" : "A.", "non-dropping-particle" : "", "parse-names" : false, "suffix" : "" }, { "dropping-particle" : "", "family" : "Buzsaki", "given" : "G.", "non-dropping-particle" : "", "parse-names" : false, "suffix" : "" } ], "container-title" : "Science", "id" : "ITEM-4", "issue" : "5894", "issued" : { "date-parts" : [ [ "2008", "9", "5" ] ] }, "page" : "1322-1327", "title" : "Internally Generated Cell Assembly Sequences in the Rat Hippocampus", "type" : "article-journal", "volume" : "321" }, "uris" : [ "http://www.mendeley.com/documents/?uuid=c3f8ffbc-8447-4003-aed2-a0a8e783acc8" ] }, { "id" : "ITEM-5", "itemData" : { "DOI" : "10.1073/pnas.0910834107", "ISSN" : "0027-8424", "author" : [ { "dropping-particle" : "", "family" : "Paz", "given" : "R.", "non-dropping-particle" : "", "parse-names" : false, "suffix" : "" }, { "dropping-particle" : "", "family" : "Gelbard-Sagiv", "given" : "H.", "non-dropping-particle" : "", "parse-names" : false, "suffix" : "" }, { "dropping-particle" : "", "family" : "Mukamel", "given" : "R.", "non-dropping-particle" : "", "parse-names" : false, "suffix" : "" }, { "dropping-particle" : "", "family" : "Harel", "given" : "M.", "non-dropping-particle" : "", "parse-names" : false, "suffix" : "" }, { "dropping-particle" : "", "family" : "Malach", "given" : "R.", "non-dropping-particle" : "", "parse-names" : false, "suffix" : "" }, { "dropping-particle" : "", "family" : "Fried", "given" : "I.", "non-dropping-particle" : "", "parse-names" : false, "suffix" : "" } ], "container-title" : "Proceedings of the National Academy of Sciences", "id" : "ITEM-5", "issue" : "13", "issued" : { "date-parts" : [ [ "2010", "3", "30" ] ] }, "page" : "6046-6051", "title" : "A neural substrate in the human hippocampus for linking successive events", "type" : "article-journal", "volume" : "107" }, "uris" : [ "http://www.mendeley.com/documents/?uuid=315a4f65-680b-45c7-b237-5fcacfeba9dd" ] }, { "id" : "ITEM-6", "itemData" : { "DOI" : "10.1002/hipo.1087", "ISSN" : "1050-9631", "author" : [ { "dropping-particle" : "", "family" : "Spiers", "given" : "Hugo J.", "non-dropping-particle" : "", "parse-names" : false, "suffix" : "" }, { "dropping-particle" : "", "family" : "Burgess", "given" : "Neil", "non-dropping-particle" : "", "parse-names" : false, "suffix" : "" }, { "dropping-particle" : "", "family" : "Hartley", "given" : "Tom", "non-dropping-particle" : "", "parse-names" : false, "suffix" : "" }, { "dropping-particle" : "", "family" : "Vargha-Khadem", "given" : "Faraneh", "non-dropping-particle" : "", "parse-names" : false, "suffix" : "" }, { "dropping-particle" : "", "family" : "O'Keefe", "given" : "John", "non-dropping-particle" : "", "parse-names" : false, "suffix" : "" } ], "container-title" : "Hippocampus", "id" : "ITEM-6", "issue" : "6", "issued" : { "date-parts" : [ [ "2001" ] ] }, "page" : "715-725", "title" : "Bilateral hippocampal pathology impairs topographical and episodic memory but not visual pattern matching", "type" : "article-journal", "volume" : "11" }, "uris" : [ "http://www.mendeley.com/documents/?uuid=ebcc3abb-f4c0-4c02-bc3a-ac41d8f63ef5" ] } ], "mendeley" : { "formattedCitation" : "(B. J. Kraus et al., 2015a; B. Kraus et al., 2013; Naya &amp; Suzuki, 2011; Pastalkova, Itskov, Amarasingham, &amp; Buzsaki, 2008; Paz et al., 2010; Spiers, Burgess, Hartley, Vargha-Khadem, &amp; O\u2019Keefe, 2001)", "plainTextFormattedCitation" : "(B. J. Kraus et al., 2015a; B. Kraus et al., 2013; Naya &amp; Suzuki, 2011; Pastalkova, Itskov, Amarasingham, &amp; Buzsaki, 2008; Paz et al., 2010; Spiers, Burgess, Hartley, Vargha-Khadem, &amp; O\u2019Keefe, 2001)", "previouslyFormattedCitation" : "(B. J. Kraus et al., 2015a; B. Kraus et al., 2013; Naya &amp; Suzuki, 2011; Pastalkova, Itskov, Amarasingham, &amp; Buzsaki, 2008; Paz et al., 2010; Spiers, Burgess, Hartley, Vargha-Khadem, &amp; O\u2019Keefe, 2001)" }, "properties" : { "noteIndex" : 10 }, "schema" : "https://github.com/citation-style-language/schema/raw/master/csl-citation.json" }</w:instrText>
      </w:r>
      <w:r>
        <w:fldChar w:fldCharType="separate"/>
      </w:r>
      <w:r w:rsidR="0092349E" w:rsidRPr="0092349E">
        <w:rPr>
          <w:noProof/>
        </w:rPr>
        <w:t>(B. J. Kraus et al., 2015a; B. Kraus et al., 2013; Naya &amp; Suzuki, 2011; Pastalkova, Itskov, Amarasingham, &amp; Buzsaki, 2008; Paz et al., 2010; Spiers, Burgess, Hartley, Vargha-Khadem, &amp; O’Keefe, 2001)</w:t>
      </w:r>
      <w:r>
        <w:fldChar w:fldCharType="end"/>
      </w:r>
      <w:r>
        <w:t>. Ultimately, these questions will have to be answered via electrophysiological evidence, but early behavioral work</w:t>
      </w:r>
      <w:r w:rsidR="00187FC4">
        <w:t>,</w:t>
      </w:r>
      <w:r>
        <w:t xml:space="preserve"> like the work presented here</w:t>
      </w:r>
      <w:ins w:id="149" w:author="Schwarb Rohrig, Hillary" w:date="2017-11-20T17:03:00Z">
        <w:r w:rsidR="00187FC4">
          <w:t>,</w:t>
        </w:r>
      </w:ins>
      <w:r>
        <w:t xml:space="preserve"> may provide hints that this evidence exists.</w:t>
      </w:r>
    </w:p>
    <w:p w14:paraId="34D1A248" w14:textId="461C9FBA" w:rsidR="00FA74FB" w:rsidRDefault="00563ABB" w:rsidP="00563ABB">
      <w:r>
        <w:t xml:space="preserve">In summary, I believe this task and the associated proposed methods provide a unique opportunity to study navigation and information sampling in space and time to further our understanding of navigation and memory organization. Moreover, if this experimental paradigm is to be used in follow-up experiments as have been suggested throughout this document, the exploratory elements suggested in the methods section will help us understand what aspects of navigation in the task will be good targets </w:t>
      </w:r>
      <w:r>
        <w:lastRenderedPageBreak/>
        <w:t>for further examination. Many metrics and approaches were described in this chapter which are not being included in the proposed analyses. Although the currently proposed metrics are those which I believe have the best theoretical foundation and are, therefore, the best targets for analysis,</w:t>
      </w:r>
      <w:commentRangeStart w:id="150"/>
      <w:r>
        <w:t xml:space="preserve"> I am open to suggestions about other analyses which might address theoretical points of interest.</w:t>
      </w:r>
      <w:commentRangeEnd w:id="150"/>
      <w:r w:rsidR="00187FC4">
        <w:rPr>
          <w:rStyle w:val="CommentReference"/>
        </w:rPr>
        <w:commentReference w:id="150"/>
      </w:r>
    </w:p>
    <w:bookmarkEnd w:id="145"/>
    <w:bookmarkEnd w:id="146"/>
    <w:p w14:paraId="7488137F" w14:textId="605E16D9" w:rsidR="00FA74FB" w:rsidRDefault="00FA74FB" w:rsidP="00FA74FB">
      <w:pPr>
        <w:pStyle w:val="Heading1"/>
      </w:pPr>
      <w:r>
        <w:br w:type="page"/>
      </w:r>
    </w:p>
    <w:p w14:paraId="7F7FA84F" w14:textId="77777777" w:rsidR="00F779C4" w:rsidRDefault="00F779C4" w:rsidP="00FA74FB">
      <w:pPr>
        <w:pStyle w:val="Heading1"/>
      </w:pPr>
      <w:bookmarkStart w:id="151" w:name="_Toc497156052"/>
      <w:r>
        <w:lastRenderedPageBreak/>
        <w:t xml:space="preserve">General </w:t>
      </w:r>
      <w:r w:rsidR="00FA74FB">
        <w:t>Discussion</w:t>
      </w:r>
      <w:bookmarkEnd w:id="151"/>
    </w:p>
    <w:p w14:paraId="2A9AE94B" w14:textId="7A473D7A" w:rsidR="00F779C4" w:rsidRDefault="00F779C4" w:rsidP="00F779C4">
      <w:pPr>
        <w:pStyle w:val="Heading2"/>
      </w:pPr>
      <w:bookmarkStart w:id="152" w:name="_Toc497156053"/>
      <w:r>
        <w:t>Summary of Results</w:t>
      </w:r>
      <w:bookmarkEnd w:id="152"/>
    </w:p>
    <w:p w14:paraId="1A0E65B0" w14:textId="67F94CF2" w:rsidR="00F779C4" w:rsidRDefault="00AE6BB0" w:rsidP="00F779C4">
      <w:r>
        <w:t>The previous three chapters have shown a variety of data from both hippocampal damaged individuals as well as healthy adults which together establish a methodological framework which can be used to analyze and understand behavior in reconstruction tasks in any domain. Critically, certain error metrics associated with the ability to retain arbitrary relational information are identified as being related to hippocampal function via observing differences in these metrics between hippocampal damaged patients and controls. Once such an evaluation has been established, these same errors can be evaluated in healthy individuals in other domains to determine if two</w:t>
      </w:r>
      <w:r w:rsidR="0057770E">
        <w:t>,</w:t>
      </w:r>
      <w:r>
        <w:t xml:space="preserve"> omnipresent domains, i.e. space and time, have any differences in the relative commonality of these errors. In order to study space an</w:t>
      </w:r>
      <w:r w:rsidR="002F6642">
        <w:t>d</w:t>
      </w:r>
      <w:r>
        <w:t xml:space="preserve"> time simultaneously, however, one additional manipulation was required to allow sampling of spatial and temporal information to be on more equal footing. By allowing participants to “time travel”, a bias which would have been present on temporal information (namely the typical inability to control what temporal information to sample and when) is balanced to allow for a more direct comparison of spatial and temporal memory. Finally, because this manipulation provides a new axis upon which sampling can occur, this sampling behavior can also be studied in time independently of spatial sampling. Together, the results show that arbitrary relational information (whose representation relies on the hippocampus) critically underpins reconstruction performance in both domains, but relational information in time may be represented with different constraints than spatial information, causing unique biases in the ability to retain relational representations in each domain. </w:t>
      </w:r>
      <w:r w:rsidR="002F6642">
        <w:t xml:space="preserve">The presence of contextual information also biases the representation such that both distance judgements errors and relational memory errors occur more often (with distance judgement errors occurring across contextual boundaries and relational memory errors occurring within them). </w:t>
      </w:r>
      <w:r>
        <w:t xml:space="preserve">Finally, the sampling of the temporal domain may hint at the fact that substrates of the hippocampus which bind </w:t>
      </w:r>
      <w:r w:rsidR="002F6642">
        <w:t xml:space="preserve">temporal </w:t>
      </w:r>
      <w:r>
        <w:t>relational information (i.e. “time” cells</w:t>
      </w:r>
      <w:r w:rsidR="005F0DD8">
        <w:t xml:space="preserve">; </w:t>
      </w:r>
      <w:r w:rsidR="005F0DD8">
        <w:fldChar w:fldCharType="begin" w:fldLock="1"/>
      </w:r>
      <w:r w:rsidR="005F0DD8">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"manualFormatting" : "B. Kraus et al., 2013", "plainTextFormattedCitation" : "(B. Kraus et al., 2013)", "previouslyFormattedCitation" : "(B. Kraus et al., 2013)" }, "properties" : { "noteIndex" : 63 }, "schema" : "https://github.com/citation-style-language/schema/raw/master/csl-citation.json" }</w:instrText>
      </w:r>
      <w:r w:rsidR="005F0DD8">
        <w:fldChar w:fldCharType="separate"/>
      </w:r>
      <w:r w:rsidR="005F0DD8" w:rsidRPr="005F0DD8">
        <w:rPr>
          <w:noProof/>
        </w:rPr>
        <w:t>B. Kraus et al., 2013</w:t>
      </w:r>
      <w:r w:rsidR="005F0DD8">
        <w:fldChar w:fldCharType="end"/>
      </w:r>
      <w:r>
        <w:t>) are, under some circumstances, mapping an allocentric representation of time which is fundamentally relational in nature.</w:t>
      </w:r>
    </w:p>
    <w:p w14:paraId="4C7C0EF3" w14:textId="3FF908D3" w:rsidR="00AE6BB0" w:rsidRDefault="00AE6BB0" w:rsidP="00F779C4">
      <w:r>
        <w:t xml:space="preserve">In the first chapter, a framework for the analysis of reconstruction errors which attempts to assess many of the same informational metrics of previous work </w:t>
      </w:r>
      <w:r w:rsidR="005F0DD8">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"id" : "ITEM-2", "itemData" : { "DOI" : "10.1523/JNEUROSCI.2895-10.2010", "ISBN" : "1529-2401 (Electronic)\\r0270-6474 (Linking)", "ISSN" : "0270-6474", "PMID" : "20943903", "abstract" : "Working memory has traditionally been viewed as independent of the hippocampus and related medial temporal lobe structures. Yet memory-impaired patients with medial temporal lobe damage are sometimes impaired at remembering relational information (e.g., an object and its location) across delays as short as a few seconds. This observation has raised the possibility that medial temporal lobe structures are sometimes critical for maintaining relational information, regardless of whether the task depends on working or long-term memory. An alternative possibility is that these structures are critical for maintaining relational information only when the task exceeds working memory capacity and depends instead on long-term memory. To test these ideas, we drew on a method used previously in a classic study of digit span in patient HM that distinguished immediate memory from long-term memory. In two experiments, we assessed the ability of four patients with medial temporal lobe lesions to maintain varying numbers of object-location associations across a 1 s retention interval. In both experiments, the patients exhibited a similar pattern of performance. They performed similarly to controls when only a small number of object-location associations needed to be maintained, and they exhibited an abrupt discontinuity in performance with larger set sizes. This pattern of results supports the idea that maintenance of relational information in working memory is intact after damage to the hippocampus and related medial temporal lobe structures and that damage to these structures impairs performance only when the task depends on long-term memory.", "author" : [ { "dropping-particle" : "", "family" : "Jeneson", "given" : "Annette", "non-dropping-particle" : "", "parse-names" : false, "suffix" : "" }, { "dropping-particle" : "", "family" : "Mauldin", "given" : "Kristin N.", "non-dropping-particle" : "", "parse-names" : false, "suffix" : "" }, { "dropping-particle" : "", "family" : "Squire", "given" : "Larry R.", "non-dropping-particle" : "", "parse-names" : false, "suffix" : "" } ], "container-title" : "Journal of Neuroscience", "id" : "ITEM-2", "issue" : "41", "issued" : { "date-parts" : [ [ "2010", "10", "13" ] ] }, "page" : "13624-13629", "title" : "Intact Working Memory for Relational Information after Medial Temporal Lobe Damage", "type" : "article-journal", "volume" : "30" }, "uris" : [ "http://www.mendeley.com/documents/?uuid=7f1b6385-bf3a-4d74-925a-3fedb91ef678" ] } ], "mendeley" : { "formattedCitation" : "(Jeneson et al., 2010; Watson et al., 2013)", "plainTextFormattedCitation" : "(Jeneson et al., 2010; Watson et al., 2013)", "previouslyFormattedCitation" : "(Jeneson et al., 2010; Watson et al., 2013)" }, "properties" : { "noteIndex" : 63 }, "schema" : "https://github.com/citation-style-language/schema/raw/master/csl-citation.json" }</w:instrText>
      </w:r>
      <w:r w:rsidR="005F0DD8">
        <w:fldChar w:fldCharType="separate"/>
      </w:r>
      <w:r w:rsidR="005F0DD8" w:rsidRPr="005F0DD8">
        <w:rPr>
          <w:noProof/>
        </w:rPr>
        <w:t>(Jeneson et al., 2010; Watson et al., 2013)</w:t>
      </w:r>
      <w:r w:rsidR="005F0DD8">
        <w:fldChar w:fldCharType="end"/>
      </w:r>
      <w:r w:rsidR="005F0DD8">
        <w:t xml:space="preserve"> </w:t>
      </w:r>
      <w:r>
        <w:t xml:space="preserve">but from a first-principled approach with minimal assumptions was introduced. Within this framework, misplacement, i.e. the sum of the Euclidean error in space in reconstruction, is treated as a coarse but fundamental measure of error. Misplacement, under this assumption, can then be broken into different error metrics in accordance with aspects of information which were not present in the reconstruction. Most importantly, identity information (i.e. the information which allows items to be distinguished from one another) is removed from the reconstruction </w:t>
      </w:r>
      <w:r w:rsidR="005F0DD8">
        <w:t xml:space="preserve">during the first step of analysis </w:t>
      </w:r>
      <w:r>
        <w:t xml:space="preserve">to determine aspects of the spatial relationships between items and environment which are impaired. This includes evaluating the overall amount of translation, scaling, and rotation shared by items as well as the remaining local misplacement and accuracy for each item’s location information. Once these spatial errors are determined, the identity-related errors can be </w:t>
      </w:r>
      <w:r w:rsidR="005F0DD8">
        <w:t xml:space="preserve">reinstated </w:t>
      </w:r>
      <w:r>
        <w:t xml:space="preserve">within this informational framework to determine if item identity is being misrepresented in a systematic way. The finding in this chapter shows that hippocampal damage impairs the ability to bind </w:t>
      </w:r>
      <w:r w:rsidR="005F0DD8">
        <w:t xml:space="preserve">arbitrary </w:t>
      </w:r>
      <w:r>
        <w:t xml:space="preserve">identity information to locations, but it does not impair the ability to remember the locations themselves. Moreover, this impairment in identity information is fundamental, </w:t>
      </w:r>
      <w:r w:rsidR="005F0DD8">
        <w:t xml:space="preserve">in that </w:t>
      </w:r>
      <w:r>
        <w:t xml:space="preserve">there is no evidence that it is due to compound identity errors in which multiple identities are systematically </w:t>
      </w:r>
      <w:r w:rsidR="005F0DD8">
        <w:t>swapped</w:t>
      </w:r>
      <w:r>
        <w:t xml:space="preserve">/cycled amongst different positions. Although </w:t>
      </w:r>
      <w:r>
        <w:lastRenderedPageBreak/>
        <w:t>swaps and cycles are evaluated in this work and do uniquely occur at low item set sizes</w:t>
      </w:r>
      <w:r w:rsidR="005F0DD8">
        <w:t xml:space="preserve"> in hippocampal damaged patients</w:t>
      </w:r>
      <w:r>
        <w:t>, once both patients and comparison participants begin making the prerequisite error (i.e. any identity-location misassignment), there is no difference in the number of compound errors between groups. This finding is distinct from previous work on spatial reconstruction which showed significant differences in swapping at all set sizes (though most significantly at low set sizes</w:t>
      </w:r>
      <w:r w:rsidR="005F0DD8">
        <w:t xml:space="preserve">; </w:t>
      </w:r>
      <w:r w:rsidR="005F0DD8">
        <w:fldChar w:fldCharType="begin" w:fldLock="1"/>
      </w:r>
      <w:r w:rsidR="005F0DD8">
        <w:instrText>ADDIN CSL_CITATION { "citationItems" : [ { "id" : "ITEM-1", "itemData" : { "DOI" : "10.1002/hipo.22115", "ISBN" : "1050-9631 1098-1063", "ISSN" : "10509631", "PMID" : "23418096", "abstract" : "Hippocampal damage causes profound yet circumscribed memory impairment across diverse stimulus types and testing formats. Here, within a single test format involving a single class of stimuli, we identified different performance errors to better characterize the specifics of the underlying deficit. The task involved study and reconstruction of object arrays across brief retention intervals. The most striking feature of patients' with hippocampal damage performance was that they tended to reverse the relative positions of item pairs within arrays of any size, effectively \"swapping\" pairs of objects. These \"swap errors\" were the primary error type in amnesia, almost never occurred in healthy comparison participants, and actually contributed to poor performance on more traditional metrics (such as distance between studied and reconstructed location). Patients made swap errors even in trials involving only a single pair of objects. The selectivity and severity of this particular deficit creates serious challenges for theories of memory and hippocampus.", "author" : [ { "dropping-particle" : "", "family" : "Watson", "given" : "Patrick D.", "non-dropping-particle" : "", "parse-names" : false, "suffix" : "" }, { "dropping-particle" : "", "family" : "Voss", "given" : "Joel L.", "non-dropping-particle" : "", "parse-names" : false, "suffix" : "" }, { "dropping-particle" : "", "family" : "Warren", "given" : "David E.", "non-dropping-particle" : "", "parse-names" : false, "suffix" : "" }, { "dropping-particle" : "", "family" : "Tranel", "given" : "Daniel", "non-dropping-particle" : "", "parse-names" : false, "suffix" : "" }, { "dropping-particle" : "", "family" : "Cohen", "given" : "Neal J.", "non-dropping-particle" : "", "parse-names" : false, "suffix" : "" } ], "container-title" : "Hippocampus", "id" : "ITEM-1", "issue" : "7", "issued" : { "date-parts" : [ [ "2013", "7" ] ] }, "page" : "570-580", "title" : "Spatial reconstruction by patients with hippocampal damage is dominated by relational memory errors", "type" : "article-journal", "volume" : "23" }, "uris" : [ "http://www.mendeley.com/documents/?uuid=d3b154bf-59f6-408b-931d-2f25bb9e4d32" ] } ], "mendeley" : { "formattedCitation" : "(Watson et al., 2013)", "manualFormatting" : "Watson, Voss, Warren, Tranel, &amp; Cohen, 2013", "plainTextFormattedCitation" : "(Watson et al., 2013)", "previouslyFormattedCitation" : "(Watson et al., 2013)" }, "properties" : { "noteIndex" : 64 }, "schema" : "https://github.com/citation-style-language/schema/raw/master/csl-citation.json" }</w:instrText>
      </w:r>
      <w:r w:rsidR="005F0DD8">
        <w:fldChar w:fldCharType="separate"/>
      </w:r>
      <w:r w:rsidR="005F0DD8" w:rsidRPr="005F0DD8">
        <w:rPr>
          <w:noProof/>
        </w:rPr>
        <w:t>Watson, Voss, Warren, Tranel, &amp; Cohen, 2013</w:t>
      </w:r>
      <w:r w:rsidR="005F0DD8">
        <w:fldChar w:fldCharType="end"/>
      </w:r>
      <w:r>
        <w:t xml:space="preserve">). The reason for this difference is in the increased sensitivity and specificity of the methods presented in this first chapter over those previous methods. </w:t>
      </w:r>
    </w:p>
    <w:p w14:paraId="4EFD545A" w14:textId="21475890" w:rsidR="00AE6BB0" w:rsidRDefault="00AE6BB0" w:rsidP="00F779C4">
      <w:r>
        <w:t>In the second chapter, the methodology established in the first</w:t>
      </w:r>
      <w:r w:rsidR="005F0DD8">
        <w:t xml:space="preserve"> chapter</w:t>
      </w:r>
      <w:r>
        <w:t xml:space="preserve"> is applied to a more complex task in which both space and time are explorable domains, simultaneously; this task is known as a Spatiotemporal Reconstruction (or, if the path of the participant through the environment is of interest, a Spatiotemporal Navigation) task. </w:t>
      </w:r>
      <w:r w:rsidR="00134286">
        <w:t>In this task, participants were asked to reconstruct events in space and time while being allowed to simultaneously explore both domains. Although space was explored via translation</w:t>
      </w:r>
      <w:r w:rsidR="005F0DD8">
        <w:t>,</w:t>
      </w:r>
      <w:r w:rsidR="00134286">
        <w:t xml:space="preserve"> as usual, time was</w:t>
      </w:r>
      <w:r w:rsidR="005F0DD8">
        <w:t xml:space="preserve"> </w:t>
      </w:r>
      <w:r w:rsidR="00134286">
        <w:t xml:space="preserve">also allowed to be explored translationally via a “time travel” button which allowed the reversal of the direction of the flow of time. Participants performed this task on the same timeline of events, 4 times, and their performance on spatial, temporal, and item identity information improved across all trials. The </w:t>
      </w:r>
      <w:r w:rsidR="005F0DD8">
        <w:t xml:space="preserve">identity-location </w:t>
      </w:r>
      <w:r w:rsidR="00134286">
        <w:t xml:space="preserve">misassignment metric introduced in the first chapter was used to assess difference between spatial and temporal </w:t>
      </w:r>
      <w:r w:rsidR="005F0DD8">
        <w:t>relational memory</w:t>
      </w:r>
      <w:r w:rsidR="00134286">
        <w:t xml:space="preserve"> across trials and found that significantly more temporal misassignments (i.e. events placed at the moment in time of another event) were committed that spatial misassignments. Additionally, the task contained 4 distinct temporal contexts (denoted by a change in the background color of the environment every 15 seconds) which could be used to help organize memory for temporal location information. A Context Boundary Effect </w:t>
      </w:r>
      <w:r w:rsidR="005F0DD8">
        <w:fldChar w:fldCharType="begin" w:fldLock="1"/>
      </w:r>
      <w:r w:rsidR="005F0DD8">
        <w:instrText>ADDIN CSL_CITATION { "citationItems" : [ { "id" : "ITEM-1", "itemData" : { "DOI" : "10.1037/a0034024", "ISBN" : "0096-3445", "ISSN" : "1939-2222", "PMID" : "23957281", "abstract" : "Episodic memory allows people to reexperience the past by recovering the sequences of events that characterize those prior experiences. Although experience is continuous, people are able to selectively retrieve and reexperience more discrete episodes from their past, raising the possibility that some elements become tightly related to each other in memory, whereas others do not. The current series of experiments was designed to ask how shifts in context during an experience influence how people remember the past. Specifically, we asked how context shifts influence the ability to remember the relative order of past events, a hallmark of episodic memory. We found that memory for the order of events was enhanced within, rather than across, context shifts, or boundaries (Experiment 1). Next, we showed that this relative enhancement in order memory was eliminated when across-item associative processing was disrupted (Experiment 2), suggesting that context shifts have a selective effect on sequential binding. Finally, we provide evidence that the act of making order memory judgments involves the reactivation of representations that bridged the tested items (Experiment 3). Together, these data suggest that boundaries may serve to parse continuous experience into sequences of contextually related events and that this organization facilitates remembering the temporal order of events that share the same context.", "author" : [ { "dropping-particle" : "", "family" : "DuBrow", "given" : "Sarah", "non-dropping-particle" : "", "parse-names" : false, "suffix" : "" }, { "dropping-particle" : "", "family" : "Davachi", "given" : "Lila", "non-dropping-particle" : "", "parse-names" : false, "suffix" : "" } ], "container-title" : "Journal of experimental psychology. General", "id" : "ITEM-1", "issue" : "4", "issued" : { "date-parts" : [ [ "2013" ] ] }, "page" : "1277-86", "title" : "The influence of context boundaries on memory for the sequential order of events.", "type" : "article-journal", "volume" : "142" }, "uris" : [ "http://www.mendeley.com/documents/?uuid=7c3bfc49-a264-4daa-9b08-cba831315dfd" ] } ], "mendeley" : { "formattedCitation" : "(DuBrow &amp; Davachi, 2013)", "plainTextFormattedCitation" : "(DuBrow &amp; Davachi, 2013)", "previouslyFormattedCitation" : "(DuBrow &amp; Davachi, 2013)" }, "properties" : { "noteIndex" : 64 }, "schema" : "https://github.com/citation-style-language/schema/raw/master/csl-citation.json" }</w:instrText>
      </w:r>
      <w:r w:rsidR="005F0DD8">
        <w:fldChar w:fldCharType="separate"/>
      </w:r>
      <w:r w:rsidR="005F0DD8" w:rsidRPr="005F0DD8">
        <w:rPr>
          <w:noProof/>
        </w:rPr>
        <w:t>(DuBrow &amp; Davachi, 2013)</w:t>
      </w:r>
      <w:r w:rsidR="005F0DD8">
        <w:fldChar w:fldCharType="end"/>
      </w:r>
      <w:r w:rsidR="005F0DD8">
        <w:t xml:space="preserve"> </w:t>
      </w:r>
      <w:r w:rsidR="00134286">
        <w:t xml:space="preserve">was observed which showed a bias created by the contextual information such that items within the same temporal context were placed closer together than items which were in adjacent temporal contexts despite being equidistant. This effect did not diminish across trials, suggesting it reflects an underlying organizational principle for the temporal information. Moreover, this contextual information biased the misassignment information such that events were far more likely to be misassigned to another temporal location of an event with which it shared a context than would be expected by chance. Together, this evidence shows the critical interplay of contextual and relational information in </w:t>
      </w:r>
      <w:r w:rsidR="005F0DD8">
        <w:t>the temporal domain</w:t>
      </w:r>
      <w:r w:rsidR="00134286">
        <w:t xml:space="preserve"> and hints at differences in the ability to form relations in the temporal domain when compared to the spatial domain.</w:t>
      </w:r>
      <w:r w:rsidR="005F0DD8">
        <w:t xml:space="preserve"> Additionally, it shows that the influence of contextual information is likely not due to an error per se, but it reflects an organizational principle guiding memory.</w:t>
      </w:r>
    </w:p>
    <w:p w14:paraId="3CC8F907" w14:textId="1A01E5FA" w:rsidR="00134286" w:rsidRDefault="00134286" w:rsidP="00F779C4">
      <w:r>
        <w:t xml:space="preserve">In the third and final chapter, the Spatiotemporal Navigation task presented in chapter </w:t>
      </w:r>
      <w:r w:rsidR="006C6BFE">
        <w:t>two</w:t>
      </w:r>
      <w:r>
        <w:t xml:space="preserve"> is examined through the lens of navigation, rather than reconstruction, in order to determine the degree to which differences in exploration behavior can predict differences in test time performance. This chapter is currently incomplete</w:t>
      </w:r>
      <w:r w:rsidR="006C6BFE">
        <w:t xml:space="preserve"> (though the data has been collected)</w:t>
      </w:r>
      <w:r>
        <w:t>, but several analyses are suggested</w:t>
      </w:r>
      <w:r w:rsidR="00D80EFA">
        <w:t xml:space="preserve"> based on prior work in spatial navigation </w:t>
      </w:r>
      <w:r w:rsidR="00D80EFA">
        <w:fldChar w:fldCharType="begin" w:fldLock="1"/>
      </w:r>
      <w:r w:rsidR="00D80EFA">
        <w:instrText>ADDIN CSL_CITATION { "citationItems" : [ { "id" : "ITEM-1", "itemData" : { "DOI" : "10.1152/jn.00005.2017", "ISBN" : "1529-2401 (Electronic)", "ISSN" : "0022-3077", "PMID" : "10818159", "abstract" : "Considerable evidence suggests that, in instrumental conditioning, rats can encode both the specific action-outcome associations to which they are exposed and the degree to which an action is causal in producing its associated outcome. Three experiments assessed the involvement of the hippocampus in encoding these aspects of instrumental learning. In each study, rats with electrolytic lesions of the dorsal hippocampus and sham-lesioned controls were trained while hungry to press two levers, each of which delivered a unique food outcome. Experiments 1A and 1B used an outcome devaluation procedure to assess the effects of the lesion on encoding the action-outcome relationship. After training, one of the two outcomes was devalued using a specific satiety procedure, after which performance on the two levers was assessed in a choice extinction test. The lesion had no detectable effect on either the acquisition of instrumental performance or on the rats' sensitivity to outcome devaluation; lesion and sham groups both reduced responding on the lever associated with the devalued outcome compared with the other lever. In experiment 2, the sensitivity of hippocampal rats to the causal efficacy of their actions was assessed by selectively degrading the contingency between one of the actions and its associated outcome. Whereas sham rats selectively reduced performance on the lever for which the action-outcome contingency had been degraded, hippocampal rats did not. These results suggest that, in instrumental conditioning, lesions of the dorsal hippocampus selectively impair the ability of rats to represent the causal relationship between an action and its consequences.", "author" : [ { "dropping-particle" : "", "family" : "Eichenbaum", "given" : "Howard", "non-dropping-particle" : "", "parse-names" : false, "suffix" : "" } ], "container-title" : "Journal of Neurophysiology", "id" : "ITEM-1", "issue" : "11", "issued" : { "date-parts" : [ [ "2017" ] ] }, "page" : "jn.00005.2017", "title" : "The role of the hippocampus in navigation is memory", "type" : "article-journal", "volume" : "20" }, "uris" : [ "http://www.mendeley.com/documents/?uuid=0bac8c7c-5c55-455f-b363-9e76e056e71a" ] }, { "id" : "ITEM-2", "itemData" : { "DOI" : "10.1093/cercor/bhu107", "ISBN" : "1460-2199 (Electronic)\\r1047-3211 (Linking)", "ISSN" : "14602199", "PMID" : "24860019", "abstract" : "Studies of human navigation in virtual maze environments have consistently linked advanced age with greater distance traveled between the start and the goal and longer duration of the search. Observations of search path geometry suggest that routes taken by older adults may be unnecessarily complex and that excessive path complexity may be an indicator of cognitive difficulties experienced by older navigators. In a sample of healthy adults, we quantify search path complexity in a virtual Morris water maze with a novel method based on fractal dimensionality. In a two-level hierarchical linear model, we estimated improvement in navigation performance across trials by a decline in route length, shortening of search time, and reduction in fractal dimensionality of the path. While replicating commonly reported age and sex differences in time and distance indices, a reduction in fractal dimension of the path accounted for improvement across trials, independent of age or sex. The volumes of brain regions associated with the establishment of cognitive maps (parahippocampal gyrus and hippocampus) were related to path dimensionality, but not to the total distance and time. Thus, fractal dimensionality of a navigational path may present a useful complementary method of quantifying performance in navigation.", "author" : [ { "dropping-particle" : "", "family" : "Daugherty", "given" : "Ana M", "non-dropping-particle" : "", "parse-names" : false, "suffix" : "" }, { "dropping-particle" : "", "family" : "Yuan", "given" : "Peng", "non-dropping-particle" : "", "parse-names" : false, "suffix" : "" }, { "dropping-particle" : "", "family" : "Dahle", "given" : "Cheryl L", "non-dropping-particle" : "", "parse-names" : false, "suffix" : "" }, { "dropping-particle" : "", "family" : "Bender", "given" : "Andrew R", "non-dropping-particle" : "", "parse-names" : false, "suffix" : "" }, { "dropping-particle" : "", "family" : "Yang", "given" : "Yiqin", "non-dropping-particle" : "", "parse-names" : false, "suffix" : "" }, { "dropping-particle" : "", "family" : "Raz", "given" : "Naftali", "non-dropping-particle" : "", "parse-names" : false, "suffix" : "" } ], "container-title" : "Cerebral Cortex", "id" : "ITEM-2", "issue" : "9", "issued" : { "date-parts" : [ [ "2015" ] ] }, "page" : "3122-3131", "title" : "Path complexity in virtual water maze navigation: Differential associations with age, sex, and regional brain volume", "type" : "article-journal", "volume" : "25" }, "uris" : [ "http://www.mendeley.com/documents/?uuid=2e85e455-0468-474d-a5f0-0d89bb025cd7" ] }, { "id" : "ITEM-3", "itemData" : { "DOI" : "10.1002/hipo.22801", "ISSN" : "10509631", "author" : [ { "dropping-particle" : "", "family" : "Kolarik", "given" : "Branden S.", "non-dropping-particle" : "", "parse-names" : false, "suffix" : "" }, { "dropping-particle" : "", "family" : "Baer", "given" : "Trevor", "non-dropping-particle" : "", "parse-names" : false, "suffix" : "" }, { "dropping-particle" : "", "family" : "Shahlaie", "given" : "Kiarash", "non-dropping-particle" : "", "parse-names" : false, "suffix" : "" }, { "dropping-particle" : "", "family" : "Yonelinas", "given" : "Andy P.", "non-dropping-particle" : "", "parse-names" : false, "suffix" : "" }, { "dropping-particle" : "", "family" : "Ekstrom", "given" : "Arne D.", "non-dropping-particle" : "", "parse-names" : false, "suffix" : "" } ], "container-title" : "Hippocampus", "id" : "ITEM-3", "issue" : "August", "issued" : { "date-parts" : [ [ "2017" ] ] }, "page" : "1-11", "title" : "Close but no cigar: Spatial precision deficits following medial temporal lobe lesions provide novel insight into theoretical models of navigation and memory", "type" : "article-journal" }, "uris" : [ "http://www.mendeley.com/documents/?uuid=e8677b11-2803-4ff1-8210-42ff432132ac" ] } ], "mendeley" : { "formattedCitation" : "(Daugherty et al., 2015; Eichenbaum, 2017b; Kolarik et al., 2017)", "plainTextFormattedCitation" : "(Daugherty et al., 2015; Eichenbaum, 2017b; Kolarik et al., 2017)", "previouslyFormattedCitation" : "(Daugherty et al., 2015; Eichenbaum, 2017b; Kolarik et al., 2017)" }, "properties" : { "noteIndex" : 64 }, "schema" : "https://github.com/citation-style-language/schema/raw/master/csl-citation.json" }</w:instrText>
      </w:r>
      <w:r w:rsidR="00D80EFA">
        <w:fldChar w:fldCharType="separate"/>
      </w:r>
      <w:r w:rsidR="00D80EFA" w:rsidRPr="00D80EFA">
        <w:rPr>
          <w:noProof/>
        </w:rPr>
        <w:t>(Daugherty et al., 2015; Eichenbaum, 2017b; Kolarik et al., 2017)</w:t>
      </w:r>
      <w:r w:rsidR="00D80EFA">
        <w:fldChar w:fldCharType="end"/>
      </w:r>
      <w:r>
        <w:t xml:space="preserve"> and some predictions are made based on </w:t>
      </w:r>
      <w:r w:rsidR="00D80EFA">
        <w:t xml:space="preserve">work in space and time representations in the hippocampus </w:t>
      </w:r>
      <w:r w:rsidR="00D80EFA">
        <w:fldChar w:fldCharType="begin" w:fldLock="1"/>
      </w:r>
      <w:r w:rsidR="00D80EFA">
        <w:instrText>ADDIN CSL_CITATION { "citationItems" : [ { "id" : "ITEM-1", "itemData" : { "DOI" : "10.1016/j.cobeha.2017.06.010", "ISSN" : "23521546", "author" : [ { "dropping-particle" : "", "family" : "Eichenbaum", "given" : "Howard", "non-dropping-particle" : "", "parse-names" : false, "suffix" : "" } ], "container-title" : "Current Opinion in Behavioral Sciences", "id" : "ITEM-1", "issued" : { "date-parts" : [ [ "2017" ] ] }, "page" : "65-70", "publisher" : "Elsevier Ltd", "title" : "Time (and space) in the hippocampus", "type" : "article-journal", "volume" : "17" }, "uris" : [ "http://www.mendeley.com/documents/?uuid=a2a1e321-ded3-4d4d-a25b-ae3d8d914c8e" ] } ], "mendeley" : { "formattedCitation" : "(Eichenbaum, 2017d)", "plainTextFormattedCitation" : "(Eichenbaum, 2017d)", "previouslyFormattedCitation" : "(Eichenbaum, 2017d)" }, "properties" : { "noteIndex" : 64 }, "schema" : "https://github.com/citation-style-language/schema/raw/master/csl-citation.json" }</w:instrText>
      </w:r>
      <w:r w:rsidR="00D80EFA">
        <w:fldChar w:fldCharType="separate"/>
      </w:r>
      <w:r w:rsidR="00D80EFA" w:rsidRPr="00D80EFA">
        <w:rPr>
          <w:noProof/>
        </w:rPr>
        <w:t>(Eichenbaum, 2017d)</w:t>
      </w:r>
      <w:r w:rsidR="00D80EFA">
        <w:fldChar w:fldCharType="end"/>
      </w:r>
      <w:r>
        <w:t xml:space="preserve">. Moreover, analyses of the order information contained within navigation and reconstruction are suggested which might reveal whether an allocentric form of navigation is present for temporal navigation in much the same way as spatial navigation. This would, therefore, make the prediction that “time” cells in the hippocampus </w:t>
      </w:r>
      <w:r w:rsidR="00D80EFA">
        <w:fldChar w:fldCharType="begin" w:fldLock="1"/>
      </w:r>
      <w:r w:rsidR="0092349E">
        <w:instrText>ADDIN CSL_CITATION { "citationItems" : [ { "id" : "ITEM-1", "itemData" : { "DOI" : "10.1016/j.neuron.2013.04.015", "ISBN" : "0896-6273", "ISSN" : "08966273", "PMID" : "23707613", "abstract" : "Recent studies have reported the existence of hippocampal \"time cells,\" neurons that fire at particular moments during periods when behavior and location are relatively constant. However, an alternative explanation of apparent time coding is that hippocampal neurons \"path integrate\" to encode the distance an animal has traveled. Here, we examined hippocampal neuronal firing patterns as rats ran in place on a treadmill, thus \"clamping\" behavior and location, while we varied the treadmill speed to distinguish time elapsed from distance traveled. Hippocampal neurons were strongly influenced by time and distance, and less so by minor variations in location. Furthermore, the activity of different neurons reflected integration over time and distance to varying extents, with most neurons strongly influenced by both factors and some significantly influenced by only time or distance. Thus, hippocampal neuronal networks captured both the organization of time and distance in a situation where these dimensions dominated an ongoing experience", "author" : [ { "dropping-particle" : "", "family" : "Kraus", "given" : "BenjaminJ", "non-dropping-particle" : "", "parse-names" : false, "suffix" : "" }, { "dropping-particle" : "", "family" : "Robinson", "given" : "RobertJ", "non-dropping-particle" : "", "parse-names" : false, "suffix" : "" }, { "dropping-particle" : "", "family" : "White", "given" : "JohnA", "non-dropping-particle" : "", "parse-names" : false, "suffix" : "" }, { "dropping-particle" : "", "family" : "Eichenbaum", "given" : "Howard", "non-dropping-particle" : "", "parse-names" : false, "suffix" : "" }, { "dropping-particle" : "", "family" : "Hasselmo", "given" : "MichaelE", "non-dropping-particle" : "", "parse-names" : false, "suffix" : "" } ], "container-title" : "Neuron", "id" : "ITEM-1", "issue" : "6", "issued" : { "date-parts" : [ [ "2013" ] ] }, "page" : "1090-1101", "publisher" : "Elsevier Inc.", "title" : "Hippocampal \"Time Cells\": Time versus Path Integration", "type" : "article-journal", "volume" : "78" }, "uris" : [ "http://www.mendeley.com/documents/?uuid=b6b4c9f2-2be5-4a49-bda8-8d62a385266a" ] } ], "mendeley" : { "formattedCitation" : "(B. Kraus et al., 2013)", "plainTextFormattedCitation" : "(B. Kraus et al., 2013)", "previouslyFormattedCitation" : "(B. Kraus et al., 2013)" }, "properties" : { "noteIndex" : 64 }, "schema" : "https://github.com/citation-style-language/schema/raw/master/csl-citation.json" }</w:instrText>
      </w:r>
      <w:r w:rsidR="00D80EFA">
        <w:fldChar w:fldCharType="separate"/>
      </w:r>
      <w:r w:rsidR="0092349E" w:rsidRPr="0092349E">
        <w:rPr>
          <w:noProof/>
        </w:rPr>
        <w:t>(B. Kraus et al., 2013)</w:t>
      </w:r>
      <w:r w:rsidR="00D80EFA">
        <w:fldChar w:fldCharType="end"/>
      </w:r>
      <w:r w:rsidR="00D80EFA">
        <w:t xml:space="preserve"> </w:t>
      </w:r>
      <w:r w:rsidR="006C6BFE">
        <w:t>map an allocentric perspective on time, representing relational information between temporal events.</w:t>
      </w:r>
    </w:p>
    <w:p w14:paraId="12AC5D13" w14:textId="764365FC" w:rsidR="00F779C4" w:rsidRDefault="00F779C4" w:rsidP="00F779C4">
      <w:pPr>
        <w:pStyle w:val="Heading2"/>
      </w:pPr>
      <w:bookmarkStart w:id="153" w:name="_Toc497156054"/>
      <w:r>
        <w:lastRenderedPageBreak/>
        <w:t>Separable vs. Separate Hippocampal Representations</w:t>
      </w:r>
      <w:bookmarkEnd w:id="153"/>
    </w:p>
    <w:p w14:paraId="679A44D7" w14:textId="6789DC6E" w:rsidR="00F779C4" w:rsidRPr="00F364A7" w:rsidRDefault="00F364A7" w:rsidP="00F779C4">
      <w:r>
        <w:t>There has been a great deal of debate in the literature over the separateness of different informational domains in the hippocampus. A common perspective is that major domains such as space and time provide a scaffolding in which binding of information from and to other domains might be embedded</w:t>
      </w:r>
      <w:r w:rsidR="0092349E">
        <w:t xml:space="preserve"> </w:t>
      </w:r>
      <w:r w:rsidR="0092349E">
        <w:fldChar w:fldCharType="begin" w:fldLock="1"/>
      </w:r>
      <w:r w:rsidR="0092349E">
        <w:instrText>ADDIN CSL_CITATION { "citationItems" : [ { "id" : "ITEM-1", "itemData" : { "DOI" : "10.1002/hipo.22750", "ISSN" : "10509631", "author" : [ { "dropping-particle" : "", "family" : "Ekstrom", "given" : "Arne D", "non-dropping-particle" : "", "parse-names" : false, "suffix" : "" }, { "dropping-particle" : "", "family" : "Ranganath", "given" : "Charan", "non-dropping-particle" : "", "parse-names" : false, "suffix" : "" } ], "container-title" : "Hippocampus", "id" : "ITEM-1", "issued" : { "date-parts" : [ [ "2017", "6", "30" ] ] }, "page" : "1-16", "title" : "Space, time, and episodic memory: The hippocampus is all over the cognitive map", "type" : "article-journal", "volume" : "093052" }, "uris" : [ "http://www.mendeley.com/documents/?uuid=d5f4589a-8145-472d-9ae6-e3cce758f1dc" ] } ], "mendeley" : { "formattedCitation" : "(Ekstrom &amp; Ranganath, 2017)", "plainTextFormattedCitation" : "(Ekstrom &amp; Ranganath, 2017)", "previouslyFormattedCitation" : "(Ekstrom &amp; Ranganath, 2017)" }, "properties" : { "noteIndex" : 65 }, "schema" : "https://github.com/citation-style-language/schema/raw/master/csl-citation.json" }</w:instrText>
      </w:r>
      <w:r w:rsidR="0092349E">
        <w:fldChar w:fldCharType="separate"/>
      </w:r>
      <w:r w:rsidR="0092349E" w:rsidRPr="0092349E">
        <w:rPr>
          <w:noProof/>
        </w:rPr>
        <w:t>(Ekstrom &amp; Ranganath, 2017)</w:t>
      </w:r>
      <w:r w:rsidR="0092349E">
        <w:fldChar w:fldCharType="end"/>
      </w:r>
      <w:r>
        <w:t>. Relatedly, tasks which show hippocampal involvement of relations outside of the spatial or temporal domain have recently shown that hippocampal representations may be even more flexible</w:t>
      </w:r>
      <w:r w:rsidR="0092349E">
        <w:t xml:space="preserve"> </w:t>
      </w:r>
      <w:r w:rsidR="0092349E">
        <w:fldChar w:fldCharType="begin" w:fldLock="1"/>
      </w:r>
      <w:r w:rsidR="0092349E">
        <w:instrText>ADDIN CSL_CITATION { "citationItems" : [ { "id" : "ITEM-1", "itemData" : { "DOI" : "10.1101/lm.037127.114", "ISBN" : "1549-5485 (Electronic)\r1072-0502 (Linking)", "ISSN" : "1549-5485", "PMID" : "25512572", "abstract" : "The hippocampus has recently been implicated in the brief representation of visual information, but its specific role is not well understood. We investigated this role using a paradigm that distinguishes quantity and quality of visual memory as described in a previous study. We found that amnesic patients with bilateral hippocampal damage (N = 5) were less likely to remember test stimuli than comparison participants despite a brief maintenance interval (900 msec). However, estimates of memory quality were similar for all groups. Our findings suggest that the hippocampus contributes to brief maintenance of visual information but does not contribute to the quality of that information.", "author" : [ { "dropping-particle" : "", "family" : "Warren", "given" : "David E.", "non-dropping-particle" : "", "parse-names" : false, "suffix" : "" }, { "dropping-particle" : "", "family" : "Duff", "given" : "Melissa C.", "non-dropping-particle" : "", "parse-names" : false, "suffix" : "" }, { "dropping-particle" : "", "family" : "Cohen", "given" : "Neal J.", "non-dropping-particle" : "", "parse-names" : false, "suffix" : "" }, { "dropping-particle" : "", "family" : "Tranel", "given" : "Daniel", "non-dropping-particle" : "", "parse-names" : false, "suffix" : "" } ], "container-title" : "Learning &amp; Memory", "id" : "ITEM-1", "issue" : "1", "issued" : { "date-parts" : [ [ "2015" ] ] }, "page" : "6-10", "title" : "Hippocampus contributes to the maintenance but not the quality of visual information over time", "type" : "article-journal", "volume" : "22" }, "uris" : [ "http://www.mendeley.com/documents/?uuid=b6a76ee6-4abf-48c0-97ad-39de60ca0726" ] }, { "id" : "ITEM-2", "itemData" : { "DOI" : "10.1016/j.neuron.2015.06.011", "ISSN" : "08966273", "PMID" : "26139376", "abstract" : "Neuron, 87 (2015) 231-243. doi:10.1016/j.neuron.2015.06.011", "author" : [ { "dropping-particle" : "", "family" : "Tavares", "given" : "Rita Morais", "non-dropping-particle" : "", "parse-names" : false, "suffix" : "" }, { "dropping-particle" : "", "family" : "Mendelsohn", "given" : "Avi", "non-dropping-particle" : "", "parse-names" : false, "suffix" : "" }, { "dropping-particle" : "", "family" : "Grossman", "given" : "Yael", "non-dropping-particle" : "", "parse-names" : false, "suffix" : "" }, { "dropping-particle" : "", "family" : "Williams", "given" : "Christian Hamilton", "non-dropping-particle" : "", "parse-names" : false, "suffix" : "" }, { "dropping-particle" : "", "family" : "Shapiro", "given" : "Matthew", "non-dropping-particle" : "", "parse-names" : false, "suffix" : "" }, { "dropping-particle" : "", "family" : "Trope", "given" : "Yaacov", "non-dropping-particle" : "", "parse-names" : false, "suffix" : "" }, { "dropping-particle" : "", "family" : "Schiller", "given" : "Daniela", "non-dropping-particle" : "", "parse-names" : false, "suffix" : "" } ], "container-title" : "Neuron", "id" : "ITEM-2", "issue" : "1", "issued" : { "date-parts" : [ [ "2015" ] ] }, "page" : "231-243", "publisher" : "Elsevier Inc.", "title" : "A Map for Social Navigation in the Human Brain", "type" : "article-journal", "volume" : "87" }, "uris" : [ "http://www.mendeley.com/documents/?uuid=219723e8-6789-45f6-afeb-f04c698f3a58" ] }, { "id" : "ITEM-3", "itemData" : { "DOI" : "10.1016/j.neuron.2015.06.013", "ISBN" : "0198572069", "ISSN" : "10974199", "PMID" : "26139366", "abstract" : "The traditional view of the hippocampus is that it creates a cognitive map to navigate physical space. Here, in this issue of Neuron, Tavares et al. (2015) show that the human hippocampus maps dimensions of social space, indicating a function in the service of navigating everyday life.", "author" : [ { "dropping-particle" : "", "family" : "Eichenbaum", "given" : "Howard", "non-dropping-particle" : "", "parse-names" : false, "suffix" : "" } ], "container-title" : "Neuron", "id" : "ITEM-3", "issue" : "1", "issued" : { "date-parts" : [ [ "2015" ] ] }, "page" : "9-11", "title" : "The Hippocampus as a Cognitive Map ... of Social Space", "type" : "article-journal", "volume" : "87" }, "uris" : [ "http://www.mendeley.com/documents/?uuid=285c804d-c5d0-4712-b4cb-eea956309b68" ] } ], "mendeley" : { "formattedCitation" : "(Eichenbaum, 2015; Tavares et al., 2015; Warren et al., 2015)", "plainTextFormattedCitation" : "(Eichenbaum, 2015; Tavares et al., 2015; Warren et al., 2015)", "previouslyFormattedCitation" : "(Eichenbaum, 2015; Tavares et al., 2015; Warren et al., 2015)" }, "properties" : { "noteIndex" : 65 }, "schema" : "https://github.com/citation-style-language/schema/raw/master/csl-citation.json" }</w:instrText>
      </w:r>
      <w:r w:rsidR="0092349E">
        <w:fldChar w:fldCharType="separate"/>
      </w:r>
      <w:r w:rsidR="0092349E" w:rsidRPr="0092349E">
        <w:rPr>
          <w:noProof/>
        </w:rPr>
        <w:t>(Eichenbaum, 2015; Tavares et al., 2015; Warren et al., 2015)</w:t>
      </w:r>
      <w:r w:rsidR="0092349E">
        <w:fldChar w:fldCharType="end"/>
      </w:r>
      <w:r>
        <w:t>. However, one crucial question has yet to be completely addressed</w:t>
      </w:r>
      <w:r w:rsidR="0092349E">
        <w:t xml:space="preserve">: are </w:t>
      </w:r>
      <w:r>
        <w:t>these domains represented separately in the hippocampus or in some sort of alternate</w:t>
      </w:r>
      <w:r w:rsidR="0092349E">
        <w:t>,</w:t>
      </w:r>
      <w:r>
        <w:t xml:space="preserve"> overlapping r</w:t>
      </w:r>
      <w:r w:rsidR="0092349E">
        <w:t>epresentation?</w:t>
      </w:r>
      <w:r>
        <w:t xml:space="preserve"> The data here cannot completely disentangle these possibilities</w:t>
      </w:r>
      <w:r w:rsidR="0092349E">
        <w:t xml:space="preserve"> (or the spectrum of possibilities in-between)</w:t>
      </w:r>
      <w:r>
        <w:t>, but the techniques presented here</w:t>
      </w:r>
      <w:r w:rsidR="0092349E">
        <w:t>,</w:t>
      </w:r>
      <w:r>
        <w:t xml:space="preserve"> in addition to neuroimaging and patient behavior studies</w:t>
      </w:r>
      <w:r w:rsidR="0092349E">
        <w:t>,</w:t>
      </w:r>
      <w:r>
        <w:t xml:space="preserve"> may eventually elucidate the answer to this question. In the Spatiotemporal Reconstruction task, differences in relational information were seen in space and time, suggesting these domains may, in fact, be separate. They may be, for instance, multiplexed versions of the same representational ideal with cells switching between representing spatial and temporal information. Alternatively, the representations may overlap insofar as the task demands warrant it. This would suggest that in a task such as the spatiotemporal navigation task, cells which code for time and place </w:t>
      </w:r>
      <w:r w:rsidR="0092349E">
        <w:t xml:space="preserve">should </w:t>
      </w:r>
      <w:r>
        <w:t xml:space="preserve">fire together. However, if temporal or spatial information were biased in some way (via attention, task manipulation, reward, or some other method), the degree of overlap between the domain representations may change. This hypothesis leads to a wider suggestion about domain representations in the hippocampus, namely, that hippocampal relational representations are </w:t>
      </w:r>
      <w:r>
        <w:rPr>
          <w:i/>
        </w:rPr>
        <w:t>separable</w:t>
      </w:r>
      <w:r>
        <w:t xml:space="preserve"> but not necessary </w:t>
      </w:r>
      <w:r>
        <w:rPr>
          <w:i/>
        </w:rPr>
        <w:t>separate</w:t>
      </w:r>
      <w:r>
        <w:t xml:space="preserve">. This idea is consistent with relational memory theory </w:t>
      </w:r>
      <w:r w:rsidR="0092349E">
        <w:fldChar w:fldCharType="begin" w:fldLock="1"/>
      </w:r>
      <w:r w:rsidR="0092349E">
        <w:instrText>ADDIN CSL_CITATION { "citationItems" : [ { "id" : "ITEM-1", "itemData" : { "ISBN" : "9780262032032", "abstract" : "\"A Bradford book.\" 1. Introduction -- 2. Toward an Account of Amnesia in Human Patients and Animal Models: Taking Care of the Preliminaries -- 3. The Hippocampal System and the Procedural-Declarative Memory Distinction: A Comprehensive Proposal -- 4. Anatomical Data Regarding the Procedural-Declarative Distinction -- 5. Physiological Data Regarding the Procedural-Declarative Distinction -- 6. Accounting for the Behavioral Data -- 7. Generalizing to Other Paradigms: Animal Studies -- 8. Generalizing to Other Paradigms: Human Studies -- 9. Summarizing the Fit of the Theory to Data -- 10. What Constitutes a Test of This Theory? -- 11. Comparing the Theory to Other Accounts: Animal Models -- 12. Comparing the Theory to Other Accounts: Human Amnesia -- 13. On the Functional Role of the Hippocampal System in Memory.", "author" : [ { "dropping-particle" : "", "family" : "Cohen", "given" : "Neal J.", "non-dropping-particle" : "", "parse-names" : false, "suffix" : "" }, { "dropping-particle" : "", "family" : "Eichenbaum", "given" : "Howard", "non-dropping-particle" : "", "parse-names" : false, "suffix" : "" } ], "id" : "ITEM-1", "issued" : { "date-parts" : [ [ "1993" ] ] }, "number-of-pages" : "330", "publisher" : "Cambridge: MIT Press", "title" : "Memory, Amnesia, and the Hippocampal System.", "type" : "book" }, "uris" : [ "http://www.mendeley.com/documents/?uuid=4f6604a4-2f89-4ae1-b1b4-ac72200601f6" ] } ], "mendeley" : { "formattedCitation" : "(Neal J. Cohen &amp; Eichenbaum, 1993)", "plainTextFormattedCitation" : "(Neal J. Cohen &amp; Eichenbaum, 1993)", "previouslyFormattedCitation" : "(Neal J. Cohen &amp; Eichenbaum, 1993)" }, "properties" : { "noteIndex" : 65 }, "schema" : "https://github.com/citation-style-language/schema/raw/master/csl-citation.json" }</w:instrText>
      </w:r>
      <w:r w:rsidR="0092349E">
        <w:fldChar w:fldCharType="separate"/>
      </w:r>
      <w:r w:rsidR="0092349E" w:rsidRPr="0092349E">
        <w:rPr>
          <w:noProof/>
        </w:rPr>
        <w:t>(Neal J. Cohen &amp; Eichenbaum, 1993)</w:t>
      </w:r>
      <w:r w:rsidR="0092349E">
        <w:fldChar w:fldCharType="end"/>
      </w:r>
      <w:r w:rsidR="0092349E">
        <w:t xml:space="preserve"> </w:t>
      </w:r>
      <w:r w:rsidR="00A633D7">
        <w:t xml:space="preserve">but extends the prediction that </w:t>
      </w:r>
      <w:r>
        <w:t>all arbitrary relationships are obligatorily bound in the hippocampus</w:t>
      </w:r>
      <w:r w:rsidR="00A633D7">
        <w:t xml:space="preserve"> to say that the cell firing in association with the domain of information will depend on </w:t>
      </w:r>
      <w:r>
        <w:t xml:space="preserve">demands </w:t>
      </w:r>
      <w:r w:rsidR="00A633D7">
        <w:t xml:space="preserve">related to that domain </w:t>
      </w:r>
      <w:r>
        <w:t>(</w:t>
      </w:r>
      <w:r w:rsidR="00A633D7">
        <w:t>such as task, reward, attention, context, and emotion). Some recording evidence along these lines has already come to light in that time-selective cells can be shown to fire in overlap with distance-selective cells exactly as often as would be suggested by a joint distribution of both variables</w:t>
      </w:r>
      <w:r w:rsidR="0092349E">
        <w:t xml:space="preserve"> </w:t>
      </w:r>
      <w:r w:rsidR="0092349E">
        <w:fldChar w:fldCharType="begin" w:fldLock="1"/>
      </w:r>
      <w:r w:rsidR="0092349E">
        <w:instrText>ADDIN CSL_CITATION { "citationItems" : [ { "id" : "ITEM-1", "itemData" : { "DOI" : "10.1016/j.neuron.2015.09.031", "ISSN" : "08966273", "author" : [ { "dropping-particle" : "", "family" : "Kraus", "given" : "Benjamin J.", "non-dropping-particle" : "", "parse-names" : false, "suffix" : "" }, { "dropping-particle" : "", "family" : "Brandon", "given" : "Mark P.", "non-dropping-particle" : "", "parse-names" : false, "suffix" : "" }, { "dropping-particle" : "", "family" : "Robinson", "given" : "Robert J.", "non-dropping-particle" : "", "parse-names" : false, "suffix" : "" }, { "dropping-particle" : "", "family" : "Connerney", "given" : "Michael A.", "non-dropping-particle" : "", "parse-names" : false, "suffix" : "" }, { "dropping-particle" : "", "family" : "Hasselmo", "given" : "Michael E.", "non-dropping-particle" : "", "parse-names" : false, "suffix" : "" }, { "dropping-particle" : "", "family" : "Eichenbaum", "given" : "Howard", "non-dropping-particle" : "", "parse-names" : false, "suffix" : "" } ], "container-title" : "Neuron", "id" : "ITEM-1", "issue" : "3", "issued" : { "date-parts" : [ [ "2015", "11" ] ] }, "page" : "578-589", "title" : "During Running in Place, Grid Cells Integrate Elapsed Time and Distance Run", "type" : "article-journal", "volume" : "88" }, "uris" : [ "http://www.mendeley.com/documents/?uuid=e93f84a9-e3e1-4dad-90e2-3ceadf93077b" ] } ], "mendeley" : { "formattedCitation" : "(B. J. Kraus et al., 2015b)", "plainTextFormattedCitation" : "(B. J. Kraus et al., 2015b)", "previouslyFormattedCitation" : "(B. J. Kraus et al., 2015b)" }, "properties" : { "noteIndex" : 65 }, "schema" : "https://github.com/citation-style-language/schema/raw/master/csl-citation.json" }</w:instrText>
      </w:r>
      <w:r w:rsidR="0092349E">
        <w:fldChar w:fldCharType="separate"/>
      </w:r>
      <w:r w:rsidR="0092349E" w:rsidRPr="0092349E">
        <w:rPr>
          <w:noProof/>
        </w:rPr>
        <w:t>(B. J. Kraus et al., 2015b)</w:t>
      </w:r>
      <w:r w:rsidR="0092349E">
        <w:fldChar w:fldCharType="end"/>
      </w:r>
      <w:r w:rsidR="00A633D7">
        <w:t xml:space="preserve">. The behavioral evidence here also suggests a variable degree of interaction between spatial and temporal relational information as well as variable interactions with contextual information. </w:t>
      </w:r>
    </w:p>
    <w:p w14:paraId="6CE66B21" w14:textId="567586AF" w:rsidR="00F779C4" w:rsidRDefault="00F779C4" w:rsidP="00F779C4">
      <w:pPr>
        <w:pStyle w:val="Heading2"/>
      </w:pPr>
      <w:bookmarkStart w:id="154" w:name="_Toc497156055"/>
      <w:r>
        <w:t>Artificial Intelligence and Spatial Reconstructions</w:t>
      </w:r>
      <w:bookmarkEnd w:id="154"/>
    </w:p>
    <w:p w14:paraId="75BCC575" w14:textId="1A1EDB74" w:rsidR="00F779C4" w:rsidRDefault="00A633D7" w:rsidP="00F779C4">
      <w:r>
        <w:t xml:space="preserve">One </w:t>
      </w:r>
      <w:r w:rsidR="0092349E">
        <w:t>field</w:t>
      </w:r>
      <w:r>
        <w:t xml:space="preserve"> which is intimately related to the work presented in this document which has yet to be addressed is </w:t>
      </w:r>
      <w:r w:rsidR="0092349E">
        <w:t xml:space="preserve">Machine Learning and Artificial Intelligence. These </w:t>
      </w:r>
      <w:r>
        <w:t>co</w:t>
      </w:r>
      <w:r w:rsidR="0092349E">
        <w:t xml:space="preserve">gnitive and behavioral concepts may become more critical </w:t>
      </w:r>
      <w:r>
        <w:t>to the development of artificially intelligent (AI) systems</w:t>
      </w:r>
      <w:r w:rsidR="0092349E">
        <w:t xml:space="preserve"> in the coming decades as advances in deep learning systems which go beyond reinforcement learning begin to emerge</w:t>
      </w:r>
      <w:r>
        <w:t>. Spatial reconstruction, as a task, is an incredibly difficult one for AI systems to perform. In particular, the incredible degree of variability in environments makes navigation in general a challenge. To add on to this the requirement that specific, arbitrary information about elements of the environment need to be remembered and used flexibly at some unknown point in the future makes the task beyond the scope of what current AI can successfully do. Recent advances in deep learning have developed systems which can navigate environments in an end-to-end fashion (i.e. mapping visual input to motor output without any additional “cheating” information provided by the programmer</w:t>
      </w:r>
      <w:r w:rsidR="0092349E">
        <w:t xml:space="preserve">; </w:t>
      </w:r>
      <w:r w:rsidR="0092349E">
        <w:fldChar w:fldCharType="begin" w:fldLock="1"/>
      </w:r>
      <w:r w:rsidR="0092349E">
        <w:instrText>ADDIN CSL_CITATION { "citationItems" : [ { "id" : "ITEM-1", "itemData" : { "abstract" : "Learning to navigate in complex environments with dynamic elements is an impor-tant milestone in developing AI agents. In this work we formulate the navigation question as a reinforcement learning problem and show that data efficiency and task performance can be dramatically improved by relying on additional auxiliary tasks leveraging multimodal sensory inputs. In particular we consider jointly learning the goal-driven reinforcement learning problem with auxiliary depth prediction and loop closure classification tasks. This approach can learn to navigate from raw sensory input in complicated 3D mazes, approaching human-level performance even under conditions where the goal location changes frequently. We provide detailed analysis of the agent behaviour 1 , its ability to localise, and its network activity dynamics, showing that the agent implicitly learns key navigation abilities.", "author" : [ { "dropping-particle" : "", "family" : "Mirowski", "given" : "Piotr", "non-dropping-particle" : "", "parse-names" : false, "suffix" : "" }, { "dropping-particle" : "", "family" : "Pascanu", "given" : "Razvan", "non-dropping-particle" : "", "parse-names" : false, "suffix" : "" }, { "dropping-particle" : "", "family" : "Viola", "given" : "Fabio", "non-dropping-particle" : "", "parse-names" : false, "suffix" : "" }, { "dropping-particle" : "", "family" : "Soyer", "given" : "Hubert", "non-dropping-particle" : "", "parse-names" : false, "suffix" : "" }, { "dropping-particle" : "", "family" : "Ballard", "given" : "Andrew J", "non-dropping-particle" : "", "parse-names" : false, "suffix" : "" }, { "dropping-particle" : "", "family" : "Banino", "given" : "Andrea", "non-dropping-particle" : "", "parse-names" : false, "suffix" : "" }, { "dropping-particle" : "", "family" : "Denil", "given" : "Misha", "non-dropping-particle" : "", "parse-names" : false, "suffix" : "" }, { "dropping-particle" : "", "family" : "Goroshin", "given" : "Ross", "non-dropping-particle" : "", "parse-names" : false, "suffix" : "" }, { "dropping-particle" : "", "family" : "Sifre", "given" : "Laurent", "non-dropping-particle" : "", "parse-names" : false, "suffix" : "" }, { "dropping-particle" : "", "family" : "Kavukcuoglu", "given" : "Koray", "non-dropping-particle" : "", "parse-names" : false, "suffix" : "" }, { "dropping-particle" : "", "family" : "London", "given" : "Deepmind", "non-dropping-particle" : "", "parse-names" : false, "suffix" : "" } ], "id" : "ITEM-1", "issued" : { "date-parts" : [ [ "2017" ] ] }, "title" : "Learning To Navigate in Complex Environments", "type" : "article-journal" }, "uris" : [ "http://www.mendeley.com/documents/?uuid=bacbeb1d-7ba3-47f2-ba66-e339337089ee" ] } ], "mendeley" : { "formattedCitation" : "(Mirowski et al., 2017)", "manualFormatting" : "Mirowski et al., 2017", "plainTextFormattedCitation" : "(Mirowski et al., 2017)", "previouslyFormattedCitation" : "(Mirowski et al., 2017)" }, "properties" : { "noteIndex" : 65 }, "schema" : "https://github.com/citation-style-language/schema/raw/master/csl-citation.json" }</w:instrText>
      </w:r>
      <w:r w:rsidR="0092349E">
        <w:fldChar w:fldCharType="separate"/>
      </w:r>
      <w:r w:rsidR="0092349E" w:rsidRPr="0092349E">
        <w:rPr>
          <w:noProof/>
        </w:rPr>
        <w:t>Mirowski et al., 2017</w:t>
      </w:r>
      <w:r w:rsidR="0092349E">
        <w:fldChar w:fldCharType="end"/>
      </w:r>
      <w:r>
        <w:t xml:space="preserve">). These systems, however, likely lack the flexible, relational memory representations necessary to perform reconstruction. Some recent work has shown networks which can be trained to understand spatial </w:t>
      </w:r>
      <w:r>
        <w:lastRenderedPageBreak/>
        <w:t>relational information</w:t>
      </w:r>
      <w:r w:rsidR="0092349E">
        <w:t xml:space="preserve"> </w:t>
      </w:r>
      <w:r w:rsidR="0092349E">
        <w:fldChar w:fldCharType="begin" w:fldLock="1"/>
      </w:r>
      <w:r w:rsidR="0092349E">
        <w:instrText>ADDIN CSL_CITATION { "citationItems" : [ { "id" : "ITEM-1", "itemData" : { "abstract" : "Relational reasoning is a central component of generally intelligent behavior, but has proven difficult for neural networks to learn. In this paper we describe how to use Relation Networks (RNs) as a simple plug-and-play module to solve problems that fundamentally hinge on relational reasoning. We tested RN-augmented networks on three tasks: visual question answering using a challenging dataset called CLEVR, on which we achieve state-of-the-art, super-human performance; text-based question answering using the bAbI suite of tasks; and complex reasoning about dynamic physical systems. Then, using a curated dataset called Sort-of-CLEVR we show that powerful convolutional networks do not have a general capacity to solve relational questions, but can gain this capacity when augmented with RNs. Our work shows how a deep learning architecture equipped with an RN module can implicitly discover and learn to reason about entities and their relations.", "author" : [ { "dropping-particle" : "", "family" : "Santoro", "given" : "Adam", "non-dropping-particle" : "", "parse-names" : false, "suffix" : "" }, { "dropping-particle" : "", "family" : "Raposo", "given" : "David", "non-dropping-particle" : "", "parse-names" : false, "suffix" : "" }, { "dropping-particle" : "", "family" : "Barrett", "given" : "David G. T.", "non-dropping-particle" : "", "parse-names" : false, "suffix" : "" }, { "dropping-particle" : "", "family" : "Malinowski", "given" : "Mateusz", "non-dropping-particle" : "", "parse-names" : false, "suffix" : "" }, { "dropping-particle" : "", "family" : "Pascanu", "given" : "Razvan", "non-dropping-particle" : "", "parse-names" : false, "suffix" : "" }, { "dropping-particle" : "", "family" : "Battaglia", "given" : "Peter", "non-dropping-particle" : "", "parse-names" : false, "suffix" : "" }, { "dropping-particle" : "", "family" : "Lillicrap", "given" : "Timothy", "non-dropping-particle" : "", "parse-names" : false, "suffix" : "" } ], "id" : "ITEM-1", "issued" : { "date-parts" : [ [ "2017" ] ] }, "page" : "1-16", "title" : "A simple neural network module for relational reasoning", "type" : "article-journal" }, "uris" : [ "http://www.mendeley.com/documents/?uuid=714f5057-4ed2-42bf-a8f7-99bb190e9aa3" ] } ], "mendeley" : { "formattedCitation" : "(Santoro et al., 2017)", "plainTextFormattedCitation" : "(Santoro et al., 2017)", "previouslyFormattedCitation" : "(Santoro et al., 2017)" }, "properties" : { "noteIndex" : 66 }, "schema" : "https://github.com/citation-style-language/schema/raw/master/csl-citation.json" }</w:instrText>
      </w:r>
      <w:r w:rsidR="0092349E">
        <w:fldChar w:fldCharType="separate"/>
      </w:r>
      <w:r w:rsidR="0092349E" w:rsidRPr="0092349E">
        <w:rPr>
          <w:noProof/>
        </w:rPr>
        <w:t>(Santoro et al., 2017)</w:t>
      </w:r>
      <w:r w:rsidR="0092349E">
        <w:fldChar w:fldCharType="end"/>
      </w:r>
      <w:r>
        <w:t xml:space="preserve">, however, it is unclear how related these representations are to real brain representations (despite the attempts </w:t>
      </w:r>
      <w:r w:rsidR="0092349E">
        <w:t>of some</w:t>
      </w:r>
      <w:r>
        <w:t xml:space="preserve"> authors often make to architect their systems similarly to biological systems</w:t>
      </w:r>
      <w:r w:rsidR="0092349E">
        <w:t xml:space="preserve"> at a coarse level</w:t>
      </w:r>
      <w:r>
        <w:t xml:space="preserve">). </w:t>
      </w:r>
      <w:r w:rsidR="004E3C0F">
        <w:t xml:space="preserve">Spatial reconstruction tasks which also involve navigation may serve as a crucial test platform for future AI to determine the degree of flexibility of their representations. Moreover, spatial reconstruction in humans typically involve only one viewing of the information in question. Although so-called “one-shot” learning </w:t>
      </w:r>
      <w:r w:rsidR="0092349E">
        <w:fldChar w:fldCharType="begin" w:fldLock="1"/>
      </w:r>
      <w:r w:rsidR="0092349E">
        <w:instrText>ADDIN CSL_CITATION { "citationItems" : [ { "id" : "ITEM-1", "itemData" : { "abstract" : "Low-shot learning methods for image classification support learning from sparse data. We extend these techniques to support dense semantic image segmentation. Specifically, we train a network that, given a small set of annotated images, produces parameters for a Fully Convolutional Network (FCN). We use this FCN to perform dense pixel-level prediction on a test image for the new semantic class. Our architecture shows a 25% relative meanIoU improvement compared to the best baseline methods for one-shot segmentation on unseen classes in the PASCAL VOC 2012 dataset and is at least 3 times faster.", "author" : [ { "dropping-particle" : "", "family" : "Shaban", "given" : "Amirreza", "non-dropping-particle" : "", "parse-names" : false, "suffix" : "" }, { "dropping-particle" : "", "family" : "Bansal", "given" : "Shray", "non-dropping-particle" : "", "parse-names" : false, "suffix" : "" }, { "dropping-particle" : "", "family" : "Liu", "given" : "Zhen", "non-dropping-particle" : "", "parse-names" : false, "suffix" : "" }, { "dropping-particle" : "", "family" : "Essa", "given" : "Irfan", "non-dropping-particle" : "", "parse-names" : false, "suffix" : "" }, { "dropping-particle" : "", "family" : "Boots", "given" : "Byron", "non-dropping-particle" : "", "parse-names" : false, "suffix" : "" } ], "id" : "ITEM-1", "issued" : { "date-parts" : [ [ "2017" ] ] }, "title" : "One-Shot Learning for Semantic Segmentation", "type" : "article-journal" }, "uris" : [ "http://www.mendeley.com/documents/?uuid=991c63fd-0fc8-489d-989c-9066092dd965" ] }, { "id" : "ITEM-2", "itemData" : { "DOI" : "10.1017/CBO9781107415324.004", "ISBN" : "9788578110796", "ISSN" : "19454589", "PMID" : "25246403", "abstract" : "Reduced insulin/insulin-like growth factor 1 (IGF-1) signaling has been associated with longevity in various model organisms. However, the role of insulin/IGF-1 signaling in human survival remains controversial. The aim of this study was to test whether circulating IGF-1 axis parameters associate with old age survival and functional status in nonagenarians from the Leiden Longevity Study. This study examined 858 Dutch nonagenarian (males\u226589 years; females\u226591 years) siblings from 409 families, without selection on health or demographic characteristics. Nonagenarians were divided over sex-specific strata according to their levels of IGF-1, IGF binding protein 3 and IGF-1/IGFBP3 molar ratio. We found that lower IGF-1/IGFBP3 ratios were associated with improved survival: nonagenarians in the quartile of the lowest ratio had a lower estimated hazard ratio (95% confidence interval) of 0.73 (0.59 \u2013 0.91) compared to the quartile with the highest ratio (ptrend=0.002). Functional status was assessed by (Instrumental) Activities of Daily Living ((I)ADL) scales. Compared to those in the quartile with the highest IGF-1/IGFBP3 ratio, nonagenarians in the lowest quartile had higher scores for ADL (ptrend=0.001) and IADL (ptrend=0.003). These findings suggest that IGF-1 axis parameters are associated with increased old age survival and better functional status in nonagenarians from the Leiden Longevity Study.", "author" : [ { "dropping-particle" : "", "family" : "Spoel", "given" : "Evie", "non-dropping-particle" : "van der", "parse-names" : false, "suffix" : "" }, { "dropping-particle" : "", "family" : "Rozing", "given" : "Maarten P.", "non-dropping-particle" : "", "parse-names" : false, "suffix" : "" }, { "dropping-particle" : "", "family" : "Houwing-Duistermaat", "given" : "Jeanine J.", "non-dropping-particle" : "", "parse-names" : false, "suffix" : "" }, { "dropping-particle" : "", "family" : "Eline Slagboom", "given" : "P.", "non-dropping-particle" : "", "parse-names" : false, "suffix" : "" }, { "dropping-particle" : "", "family" : "Beekman", "given" : "Marian", "non-dropping-particle" : "", "parse-names" : false, "suffix" : "" }, { "dropping-particle" : "", "family" : "Craen", "given" : "Anton J M", "non-dropping-particle" : "de", "parse-names" : false, "suffix" : "" }, { "dropping-particle" : "", "family" : "Westendorp", "given" : "Rudi G J", "non-dropping-particle" : "", "parse-names" : false, "suffix" : "" }, { "dropping-particle" : "", "family" : "Heemst", "given" : "Diana", "non-dropping-particle" : "van", "parse-names" : false, "suffix" : "" } ], "container-title" : "Aging", "id" : "ITEM-2", "issue" : "11", "issued" : { "date-parts" : [ [ "2015" ] ] }, "page" : "956-963", "title" : "Siamese Neural Networks for One-Shot Image Recognition", "type" : "article-journal", "volume" : "7" }, "uris" : [ "http://www.mendeley.com/documents/?uuid=ed258ffc-2766-40a2-8c32-064b5242c2fc" ] } ], "mendeley" : { "formattedCitation" : "(Shaban, Bansal, Liu, Essa, &amp; Boots, 2017; van der Spoel et al., 2015)", "plainTextFormattedCitation" : "(Shaban, Bansal, Liu, Essa, &amp; Boots, 2017; van der Spoel et al., 2015)", "previouslyFormattedCitation" : "(Shaban, Bansal, Liu, Essa, &amp; Boots, 2017; van der Spoel et al., 2015)" }, "properties" : { "noteIndex" : 66 }, "schema" : "https://github.com/citation-style-language/schema/raw/master/csl-citation.json" }</w:instrText>
      </w:r>
      <w:r w:rsidR="0092349E">
        <w:fldChar w:fldCharType="separate"/>
      </w:r>
      <w:r w:rsidR="0092349E" w:rsidRPr="0092349E">
        <w:rPr>
          <w:noProof/>
        </w:rPr>
        <w:t>(Shaban, Bansal, Liu, Essa, &amp; Boots, 2017; van der Spoel et al., 2015)</w:t>
      </w:r>
      <w:r w:rsidR="0092349E">
        <w:fldChar w:fldCharType="end"/>
      </w:r>
      <w:r w:rsidR="0092349E">
        <w:t xml:space="preserve"> </w:t>
      </w:r>
      <w:r w:rsidR="004E3C0F">
        <w:t>is a topic of intense interest in AI, the ability for navigation systems to perform one-shot learning is still lacking. Representational systems which can perform computational like what is thought to occur in the hippocampus may serve as one of the major improvements on deep learning AI in the coming decades, bridging the performance gap on general tasks (and potentially tasks which require creativity) between humans and AI.</w:t>
      </w:r>
    </w:p>
    <w:p w14:paraId="74645151" w14:textId="0280B733" w:rsidR="00F779C4" w:rsidRDefault="00F779C4" w:rsidP="00F779C4">
      <w:pPr>
        <w:pStyle w:val="Heading2"/>
      </w:pPr>
      <w:bookmarkStart w:id="155" w:name="_Toc497156056"/>
      <w:r>
        <w:t>Behavioral Inference, Sampling, and Task Richness</w:t>
      </w:r>
      <w:bookmarkEnd w:id="155"/>
    </w:p>
    <w:p w14:paraId="1F00C0DF" w14:textId="7B09FDC0" w:rsidR="00F779C4" w:rsidRDefault="004E3C0F" w:rsidP="00F779C4">
      <w:r>
        <w:t xml:space="preserve">Two </w:t>
      </w:r>
      <w:r w:rsidR="00D44758">
        <w:t>additional,</w:t>
      </w:r>
      <w:r>
        <w:t xml:space="preserve"> more subtle contributions of this work are worth mentioning. First, the methodological framework presented in </w:t>
      </w:r>
      <w:r w:rsidR="00D44758">
        <w:t>C</w:t>
      </w:r>
      <w:r>
        <w:t xml:space="preserve">hapter 1 and utilized in </w:t>
      </w:r>
      <w:r w:rsidR="00D44758">
        <w:t>C</w:t>
      </w:r>
      <w:r>
        <w:t>hapter 2 approaches the issue of understanding information present in a spatial reconstruction from a principled perspective. That is to say, an attempt is made to make as few assumptions as possible about the nature of the high-level structure of the performance and subsequent data in the task, treating it as an information-containing system with no other significant preconceptions. The assumptions are enumerated in that chapter, any of which imply a particular set of choices for analysis. This means that in cases like the comparison of hippocampal damaged patients to comparison participants, adjustments to the assumptions (i.e. the assumption that participants will generally be accurate at placing items back in roughly the right positions) have associated adjustments in the methodology (i.e. using the accuracy threshold from the comparisons in which the assumption should be valid as the threshold for the patients). Similarly, other aspects of the method assume certain transformations might be present within the item-item and item-environment relational information (i.e. translation, scaling, and rotation), but the method allows for different transformations to be tested together or in isolation of one-another. Most importantly, by keeping the methodology general, it can be easily applied to other domains (i.e. time), domains with even more dimensions (i.e. 3D space), or even domains with stranger properties (see the Introduction for more information on possible properties of domains). In this way, the tools used to study representations in reconstruction do not have to change as we expand the domains into which we would like to perform these analyses.</w:t>
      </w:r>
    </w:p>
    <w:p w14:paraId="30883620" w14:textId="4F56FB02" w:rsidR="004E3C0F" w:rsidRPr="00F779C4" w:rsidRDefault="004E3C0F" w:rsidP="00F779C4">
      <w:r>
        <w:t xml:space="preserve">The second contribution which </w:t>
      </w:r>
      <w:r w:rsidR="008443C1">
        <w:t xml:space="preserve">has not been emphasized </w:t>
      </w:r>
      <w:r>
        <w:t>up until now is</w:t>
      </w:r>
      <w:r w:rsidR="00B366F3">
        <w:t xml:space="preserve"> the combination of navigation</w:t>
      </w:r>
      <w:r>
        <w:t xml:space="preserve"> behavior with </w:t>
      </w:r>
      <w:r w:rsidR="00B366F3">
        <w:t xml:space="preserve">reconstruction in multiple domains, simultaneously. This allows for three important secondary impacts on the study of memory. 1) The ability to navigate domains other than space allows the </w:t>
      </w:r>
      <w:r w:rsidR="008443C1">
        <w:t>study</w:t>
      </w:r>
      <w:r w:rsidR="00B366F3">
        <w:t xml:space="preserve"> of the impact of exploration</w:t>
      </w:r>
      <w:r w:rsidR="008443C1">
        <w:t xml:space="preserve"> and navigation</w:t>
      </w:r>
      <w:r w:rsidR="00B366F3">
        <w:t xml:space="preserve"> in different domains on subsequent memory. 2) The ability to simultaneously navigate multiple domains means that exploration</w:t>
      </w:r>
      <w:r w:rsidR="008443C1">
        <w:t>/navigation</w:t>
      </w:r>
      <w:r w:rsidR="00B366F3">
        <w:t xml:space="preserve"> behaviors and preferences between domains can be examined (i.e. is there a “hierarchy” of domains and how flexible is such a domain preference</w:t>
      </w:r>
      <w:r w:rsidR="008443C1">
        <w:t xml:space="preserve">; </w:t>
      </w:r>
      <w:r w:rsidR="008443C1">
        <w:fldChar w:fldCharType="begin" w:fldLock="1"/>
      </w:r>
      <w:r w:rsidR="008443C1">
        <w:instrText>ADDIN CSL_CITATION { "citationItems" : [ { "id" : "ITEM-1", "itemData" : { "DOI" : "10.1016/j.neuron.2014.05.019", "ISSN" : "08966273", "author" : [ { "dropping-particle" : "", "family" : "McKenzie", "given" : "Sam", "non-dropping-particle" : "", "parse-names" : false, "suffix" : "" }, { "dropping-particle" : "", "family" : "Frank", "given" : "Andrea\u00a0J.", "non-dropping-particle" : "", "parse-names" : false, "suffix" : "" }, { "dropping-particle" : "", "family" : "Kinsky", "given" : "Nathaniel\u00a0R.", "non-dropping-particle" : "", "parse-names" : false, "suffix" : "" }, { "dropping-particle" : "", "family" : "Porter", "given" : "Blake", "non-dropping-particle" : "", "parse-names" : false, "suffix" : "" }, { "dropping-particle" : "", "family" : "Rivi\u00e8re", "given" : "Pamela\u00a0D.", "non-dropping-particle" : "", "parse-names" : false, "suffix" : "" }, { "dropping-particle" : "", "family" : "Eichenbaum", "given" : "Howard", "non-dropping-particle" : "", "parse-names" : false, "suffix" : "" } ], "container-title" : "Neuron", "id" : "ITEM-1", "issue" : "1", "issued" : { "date-parts" : [ [ "2014" ] ] }, "page" : "202-215", "title" : "Hippocampal Representation of Related and Opposing Memories Develop within Distinct, Hierarchically Organized Neural Schemas", "type" : "article-journal", "volume" : "83" }, "uris" : [ "http://www.mendeley.com/documents/?uuid=a5adc2be-93a6-4623-9561-1804c397eca8" ] } ], "mendeley" : { "formattedCitation" : "(McKenzie et al., 2014)", "manualFormatting" : "McKenzie et al., 2014", "plainTextFormattedCitation" : "(McKenzie et al., 2014)", "previouslyFormattedCitation" : "(McKenzie et al., 2014)" }, "properties" : { "noteIndex" : 66 }, "schema" : "https://github.com/citation-style-language/schema/raw/master/csl-citation.json" }</w:instrText>
      </w:r>
      <w:r w:rsidR="008443C1">
        <w:fldChar w:fldCharType="separate"/>
      </w:r>
      <w:r w:rsidR="008443C1" w:rsidRPr="008443C1">
        <w:rPr>
          <w:noProof/>
        </w:rPr>
        <w:t>McKenzie et al., 2014</w:t>
      </w:r>
      <w:r w:rsidR="008443C1">
        <w:fldChar w:fldCharType="end"/>
      </w:r>
      <w:r w:rsidR="00B366F3">
        <w:t>). 3) The overall richness of this task as well as the resulting findings shows that many of the effects observed in more restrictive behavioral tasks will still be present when the task is more ecologically realistic</w:t>
      </w:r>
      <w:r w:rsidR="008443C1">
        <w:t xml:space="preserve"> (and more difficult)</w:t>
      </w:r>
      <w:r w:rsidR="00B366F3">
        <w:t xml:space="preserve">. This added richness also affords more information </w:t>
      </w:r>
      <w:r w:rsidR="008443C1">
        <w:t xml:space="preserve">and control </w:t>
      </w:r>
      <w:r w:rsidR="00B366F3">
        <w:t xml:space="preserve">with which to make observations and predictions about the interplay of different behaviors (navigation and reconstruction) and the brain systems which may support different types of information (scene sampling, contextual information, relational information, </w:t>
      </w:r>
      <w:r w:rsidR="00B366F3">
        <w:lastRenderedPageBreak/>
        <w:t xml:space="preserve">and more). In summary, by embracing the rich, complex possibilities available with modern behavioral platforms such as Virtual Reality, we </w:t>
      </w:r>
      <w:r w:rsidR="008443C1">
        <w:t>obtain</w:t>
      </w:r>
      <w:r w:rsidR="00B366F3">
        <w:t xml:space="preserve"> an equal richness and complexity of scientific inquiry.</w:t>
      </w:r>
    </w:p>
    <w:p w14:paraId="6F2ACEBC" w14:textId="77777777" w:rsidR="00F779C4" w:rsidRDefault="00F779C4" w:rsidP="00F779C4">
      <w:pPr>
        <w:pStyle w:val="Heading2"/>
      </w:pPr>
      <w:bookmarkStart w:id="156" w:name="_Toc497156057"/>
      <w:r>
        <w:t>Conclusion</w:t>
      </w:r>
      <w:bookmarkEnd w:id="156"/>
    </w:p>
    <w:p w14:paraId="10C72FB6" w14:textId="75F5D210" w:rsidR="007530E0" w:rsidRDefault="00BC3311" w:rsidP="00F779C4">
      <w:r>
        <w:t>Our understanding of h</w:t>
      </w:r>
      <w:r w:rsidR="00234244">
        <w:t xml:space="preserve">ippocampally-dependent memory organization has come a long way in the past several decades, and with the advent of new technologies and theoretical frameworks, the pace of discovery does not seem to be abating. Here, it has been shown using a new methodological framework that the hippocampus is necessary for some, but not all, relational information (critically, the arbitrary information but not the location information). These same methods were then applied to a novel task, the Spatiotemporal Reconstruction tasks, which allows for spatial and temporal relational memory and the influence of context to be examined simultaneously. Far more temporal relational memory errors are present in this task </w:t>
      </w:r>
      <w:r>
        <w:t xml:space="preserve">than spatial relational memory errors </w:t>
      </w:r>
      <w:r w:rsidR="00234244">
        <w:t>despite the ability to freely navigate time and space, and these errors are heavily influenced by contextual information. The Context Boundary Effect, in which events in time are placed closer together within a context and further apart when separated by a boundary despite being equidistant, is observed in time despite the ability of participants to cross the boundaries in either direction and as often as desired and despite repeated restudy of</w:t>
      </w:r>
      <w:r>
        <w:t xml:space="preserve"> the same events. Moreover, the</w:t>
      </w:r>
      <w:r w:rsidR="00234244">
        <w:t xml:space="preserve"> relational memory errors are far more common within a context than would be expected by chance, suggesting that the contextual information is not just biasing distance judgements but also order information in a disadvantageous way. Finally, </w:t>
      </w:r>
      <w:r w:rsidR="008378A8">
        <w:t>navigation behavior in spatiotemporal navigation is examined to determine if particular aspects of navigation is space and time predict later performance and relational or contextual memory errors. This same navigation behavior can provide hints as to whether or not temporal representations in the hippocampus are allocentric in nature, with navigation tending towards an allocentric perspective (i.e. exploring a timeline in an A</w:t>
      </w:r>
      <w:r w:rsidR="008378A8">
        <w:sym w:font="Wingdings" w:char="F0E0"/>
      </w:r>
      <w:r w:rsidR="008378A8">
        <w:t>B</w:t>
      </w:r>
      <w:r w:rsidR="008378A8">
        <w:sym w:font="Wingdings" w:char="F0E0"/>
      </w:r>
      <w:r w:rsidR="008378A8">
        <w:t xml:space="preserve">C order rather than an egocentric order based on when particular events happen to be seen). </w:t>
      </w:r>
      <w:r>
        <w:t xml:space="preserve">The richness of Spatiotemporal Navigation and Reconstruction has provided (and will likely to continue to provide) interesting findings on the </w:t>
      </w:r>
      <w:r w:rsidR="008378A8">
        <w:t>interplay between navigation in space</w:t>
      </w:r>
      <w:r>
        <w:t xml:space="preserve">, </w:t>
      </w:r>
      <w:r w:rsidR="008378A8">
        <w:t>navigation in time and how these ultimately may relate to navigation in memory.</w:t>
      </w:r>
      <w:r w:rsidR="007530E0">
        <w:br w:type="page"/>
      </w:r>
    </w:p>
    <w:p w14:paraId="1F63A676" w14:textId="7F073F27" w:rsidR="007530E0" w:rsidRDefault="007530E0" w:rsidP="007530E0">
      <w:pPr>
        <w:pStyle w:val="Heading1"/>
      </w:pPr>
      <w:bookmarkStart w:id="157" w:name="_Toc497156058"/>
      <w:r>
        <w:lastRenderedPageBreak/>
        <w:t>References</w:t>
      </w:r>
      <w:bookmarkEnd w:id="157"/>
    </w:p>
    <w:p w14:paraId="124FC923" w14:textId="57372AED" w:rsidR="00FC61D4" w:rsidRPr="00FC61D4" w:rsidRDefault="00015541" w:rsidP="00FC61D4">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FC61D4" w:rsidRPr="00FC61D4">
        <w:rPr>
          <w:rFonts w:ascii="Calibri" w:hAnsi="Calibri" w:cs="Calibri"/>
          <w:noProof/>
          <w:szCs w:val="24"/>
        </w:rPr>
        <w:t xml:space="preserve">Abbott, E. A. (1884). </w:t>
      </w:r>
      <w:r w:rsidR="00FC61D4" w:rsidRPr="00FC61D4">
        <w:rPr>
          <w:rFonts w:ascii="Calibri" w:hAnsi="Calibri" w:cs="Calibri"/>
          <w:i/>
          <w:iCs/>
          <w:noProof/>
          <w:szCs w:val="24"/>
        </w:rPr>
        <w:t>Flatland: A Romance in Multiple Dimensions</w:t>
      </w:r>
      <w:r w:rsidR="00FC61D4" w:rsidRPr="00FC61D4">
        <w:rPr>
          <w:rFonts w:ascii="Calibri" w:hAnsi="Calibri" w:cs="Calibri"/>
          <w:noProof/>
          <w:szCs w:val="24"/>
        </w:rPr>
        <w:t>. New York: Dover Thrift.</w:t>
      </w:r>
    </w:p>
    <w:p w14:paraId="19E4076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Aggleton, J. P., &amp; Brown, M. W. (1999). Episodic memory, amnesia, and the hippocampal-anterior thalamic axis. </w:t>
      </w:r>
      <w:r w:rsidRPr="00FC61D4">
        <w:rPr>
          <w:rFonts w:ascii="Calibri" w:hAnsi="Calibri" w:cs="Calibri"/>
          <w:i/>
          <w:iCs/>
          <w:noProof/>
          <w:szCs w:val="24"/>
        </w:rPr>
        <w:t>The Behavioral and Brain Sciences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(3), 425-44-89. Retrieved from http://www.ncbi.nlm.nih.gov/pubmed/11301518</w:t>
      </w:r>
    </w:p>
    <w:p w14:paraId="5BFBC88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Allen, J. S., Tranel, D., Bruss, J., &amp; Damasio, H. (2006). Correlations between Regional Brain Volumes and Memory Performance in Anoxia. </w:t>
      </w:r>
      <w:r w:rsidRPr="00FC61D4">
        <w:rPr>
          <w:rFonts w:ascii="Calibri" w:hAnsi="Calibri" w:cs="Calibri"/>
          <w:i/>
          <w:iCs/>
          <w:noProof/>
          <w:szCs w:val="24"/>
        </w:rPr>
        <w:t>Journal of Clinical and Experimental Neuropsychology</w:t>
      </w:r>
      <w:r w:rsidRPr="00FC61D4">
        <w:rPr>
          <w:rFonts w:ascii="Calibri" w:hAnsi="Calibri" w:cs="Calibri"/>
          <w:noProof/>
          <w:szCs w:val="24"/>
        </w:rPr>
        <w:t xml:space="preserve">, </w:t>
      </w:r>
      <w:r w:rsidRPr="00FC61D4">
        <w:rPr>
          <w:rFonts w:ascii="Calibri" w:hAnsi="Calibri" w:cs="Calibri"/>
          <w:i/>
          <w:iCs/>
          <w:noProof/>
          <w:szCs w:val="24"/>
        </w:rPr>
        <w:t>28</w:t>
      </w:r>
      <w:r w:rsidRPr="00FC61D4">
        <w:rPr>
          <w:rFonts w:ascii="Calibri" w:hAnsi="Calibri" w:cs="Calibri"/>
          <w:noProof/>
          <w:szCs w:val="24"/>
        </w:rPr>
        <w:t>(4), 457–476. http://doi.org/10.1080/13803390590949287</w:t>
      </w:r>
    </w:p>
    <w:p w14:paraId="654927B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Allen, R. J., Vargha-Khadem, F., &amp; Baddeley, A. D. (2014). Item-location binding in working memory: Is it hippocampus-dependent?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59</w:t>
      </w:r>
      <w:r w:rsidRPr="00FC61D4">
        <w:rPr>
          <w:rFonts w:ascii="Calibri" w:hAnsi="Calibri" w:cs="Calibri"/>
          <w:noProof/>
          <w:szCs w:val="24"/>
        </w:rPr>
        <w:t>(1), 74–84. http://doi.org/10.1016/j.neuropsychologia.2014.04.013</w:t>
      </w:r>
    </w:p>
    <w:p w14:paraId="4286035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Astur, R. S., Taylor, L. B., Mamelak, A. N., Philpott, L., &amp; Sutherland, R. J. (2002). Humans with hippocampus damage display severe spatial memory impairments in a virtual Morris water task.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132</w:t>
      </w:r>
      <w:r w:rsidRPr="00FC61D4">
        <w:rPr>
          <w:rFonts w:ascii="Calibri" w:hAnsi="Calibri" w:cs="Calibri"/>
          <w:noProof/>
          <w:szCs w:val="24"/>
        </w:rPr>
        <w:t>(1), 77–84. http://doi.org/10.1016/S0166-4328(01)00399-0</w:t>
      </w:r>
    </w:p>
    <w:p w14:paraId="2A3B8C6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Bartsch, T., Schonfeld, R., Muller, F. J., Alfke, K., Leplow, B., Aldenhoff, J., … Koch, J. M. (2010). Focal Lesions of Human Hippocampal CA1 Neurons in Transient Global Amnesia Impair Place Memory.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328</w:t>
      </w:r>
      <w:r w:rsidRPr="00FC61D4">
        <w:rPr>
          <w:rFonts w:ascii="Calibri" w:hAnsi="Calibri" w:cs="Calibri"/>
          <w:noProof/>
          <w:szCs w:val="24"/>
        </w:rPr>
        <w:t>(5984), 1412–1415. http://doi.org/10.1126/science.1188160</w:t>
      </w:r>
    </w:p>
    <w:p w14:paraId="49863D2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Besi, P. J., &amp; Mckay, N. D. (1991). A Method for Registration of 3-D Shapes 1 Introduction 2 Literature Review. In </w:t>
      </w:r>
      <w:r w:rsidRPr="00FC61D4">
        <w:rPr>
          <w:rFonts w:ascii="Calibri" w:hAnsi="Calibri" w:cs="Calibri"/>
          <w:i/>
          <w:iCs/>
          <w:noProof/>
          <w:szCs w:val="24"/>
        </w:rPr>
        <w:t>SPIE Vol. 1611 Sensor Fusion IV</w:t>
      </w:r>
      <w:r w:rsidRPr="00FC61D4">
        <w:rPr>
          <w:rFonts w:ascii="Calibri" w:hAnsi="Calibri" w:cs="Calibri"/>
          <w:noProof/>
          <w:szCs w:val="24"/>
        </w:rPr>
        <w:t xml:space="preserve"> (Vol. 1611, pp. 586–606). http://doi.org/10.1117/12.57955</w:t>
      </w:r>
    </w:p>
    <w:p w14:paraId="3DE51D6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Brodeur, M. B., Guérard, K., &amp; Bouras, M. (2014). Bank of Standardized Stimuli (BOSS) Phase II: 930 New Normative Photos. </w:t>
      </w:r>
      <w:r w:rsidRPr="00FC61D4">
        <w:rPr>
          <w:rFonts w:ascii="Calibri" w:hAnsi="Calibri" w:cs="Calibri"/>
          <w:i/>
          <w:iCs/>
          <w:noProof/>
          <w:szCs w:val="24"/>
        </w:rPr>
        <w:t>PLoS ONE</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(9), e106953. http://doi.org/10.1371/journal.pone.0106953</w:t>
      </w:r>
    </w:p>
    <w:p w14:paraId="19A57AD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Buchanan, T. W., Tranel, D., &amp; Adolphs, R. (2005). Emotional Autobiographical Memories in Amnesic Patients with Medial Temporal Lobe Damage. </w:t>
      </w:r>
      <w:r w:rsidRPr="00FC61D4">
        <w:rPr>
          <w:rFonts w:ascii="Calibri" w:hAnsi="Calibri" w:cs="Calibri"/>
          <w:i/>
          <w:iCs/>
          <w:noProof/>
          <w:szCs w:val="24"/>
        </w:rPr>
        <w:t>The Journal of Neuroscience</w:t>
      </w:r>
      <w:r w:rsidRPr="00FC61D4">
        <w:rPr>
          <w:rFonts w:ascii="Calibri" w:hAnsi="Calibri" w:cs="Calibri"/>
          <w:noProof/>
          <w:szCs w:val="24"/>
        </w:rPr>
        <w:t xml:space="preserve">, </w:t>
      </w:r>
      <w:r w:rsidRPr="00FC61D4">
        <w:rPr>
          <w:rFonts w:ascii="Calibri" w:hAnsi="Calibri" w:cs="Calibri"/>
          <w:i/>
          <w:iCs/>
          <w:noProof/>
          <w:szCs w:val="24"/>
        </w:rPr>
        <w:t>25</w:t>
      </w:r>
      <w:r w:rsidRPr="00FC61D4">
        <w:rPr>
          <w:rFonts w:ascii="Calibri" w:hAnsi="Calibri" w:cs="Calibri"/>
          <w:noProof/>
          <w:szCs w:val="24"/>
        </w:rPr>
        <w:t>(12), 3151–3160. http://doi.org/10.1523/JNEUROSCI.4735-04.2005</w:t>
      </w:r>
    </w:p>
    <w:p w14:paraId="7C65769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Bunsey, M., &amp; Eichenbaum, H. (1993). Critical role of the parahippocampal region for paired-associate learning in rats.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107</w:t>
      </w:r>
      <w:r w:rsidRPr="00FC61D4">
        <w:rPr>
          <w:rFonts w:ascii="Calibri" w:hAnsi="Calibri" w:cs="Calibri"/>
          <w:noProof/>
          <w:szCs w:val="24"/>
        </w:rPr>
        <w:t>(5), 740–7. Retrieved from http://www.ncbi.nlm.nih.gov/pubmed/8280384</w:t>
      </w:r>
    </w:p>
    <w:p w14:paraId="5B82A64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Burkard, R., Dell’Amico, M., &amp; Martello, S. (2012). </w:t>
      </w:r>
      <w:r w:rsidRPr="00FC61D4">
        <w:rPr>
          <w:rFonts w:ascii="Calibri" w:hAnsi="Calibri" w:cs="Calibri"/>
          <w:i/>
          <w:iCs/>
          <w:noProof/>
          <w:szCs w:val="24"/>
        </w:rPr>
        <w:t>Assignment Problems</w:t>
      </w:r>
      <w:r w:rsidRPr="00FC61D4">
        <w:rPr>
          <w:rFonts w:ascii="Calibri" w:hAnsi="Calibri" w:cs="Calibri"/>
          <w:noProof/>
          <w:szCs w:val="24"/>
        </w:rPr>
        <w:t>. Society for Industrial and Applied Mathematics. http://doi.org/10.1137/1.9781611972238</w:t>
      </w:r>
    </w:p>
    <w:p w14:paraId="3E324A6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Buzsáki, G. (2005). Theta rhythm of navigation: Link between path integration and landmark navigation, episodic and semantic memory.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(7), 827–840. http://doi.org/10.1002/hipo.20113</w:t>
      </w:r>
    </w:p>
    <w:p w14:paraId="2A5D7CB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Carlsson, G. (2009). </w:t>
      </w:r>
      <w:r w:rsidRPr="00FC61D4">
        <w:rPr>
          <w:rFonts w:ascii="Calibri" w:hAnsi="Calibri" w:cs="Calibri"/>
          <w:i/>
          <w:iCs/>
          <w:noProof/>
          <w:szCs w:val="24"/>
        </w:rPr>
        <w:t>Topology and data</w:t>
      </w:r>
      <w:r w:rsidRPr="00FC61D4">
        <w:rPr>
          <w:rFonts w:ascii="Calibri" w:hAnsi="Calibri" w:cs="Calibri"/>
          <w:noProof/>
          <w:szCs w:val="24"/>
        </w:rPr>
        <w:t xml:space="preserve">. </w:t>
      </w:r>
      <w:r w:rsidRPr="00FC61D4">
        <w:rPr>
          <w:rFonts w:ascii="Calibri" w:hAnsi="Calibri" w:cs="Calibri"/>
          <w:i/>
          <w:iCs/>
          <w:noProof/>
          <w:szCs w:val="24"/>
        </w:rPr>
        <w:t>Bulletin of the American Mathematical Society</w:t>
      </w:r>
      <w:r w:rsidRPr="00FC61D4">
        <w:rPr>
          <w:rFonts w:ascii="Calibri" w:hAnsi="Calibri" w:cs="Calibri"/>
          <w:noProof/>
          <w:szCs w:val="24"/>
        </w:rPr>
        <w:t xml:space="preserve"> (Vol. 46). http://doi.org/10.1090/S0273-0979-09-01249-X</w:t>
      </w:r>
    </w:p>
    <w:p w14:paraId="5F85E81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Cederberg, J. N. (2001). Chapter 3.12 Similarity Transformations. In </w:t>
      </w:r>
      <w:r w:rsidRPr="00FC61D4">
        <w:rPr>
          <w:rFonts w:ascii="Calibri" w:hAnsi="Calibri" w:cs="Calibri"/>
          <w:i/>
          <w:iCs/>
          <w:noProof/>
          <w:szCs w:val="24"/>
        </w:rPr>
        <w:t>A Course in Modern Geometries</w:t>
      </w:r>
      <w:r w:rsidRPr="00FC61D4">
        <w:rPr>
          <w:rFonts w:ascii="Calibri" w:hAnsi="Calibri" w:cs="Calibri"/>
          <w:noProof/>
          <w:szCs w:val="24"/>
        </w:rPr>
        <w:t xml:space="preserve"> (pp. 183–189). Springer.</w:t>
      </w:r>
    </w:p>
    <w:p w14:paraId="2F24DCD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Clark, R., Tahan, A. C., Watson, P. D., Severson, J., Cohen, N. J., &amp; Voss, M. (2017). Aging affects spatial reconstruction more than spatial pattern separation performance even after extended practice.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0</w:t>
      </w:r>
      <w:r w:rsidRPr="00FC61D4">
        <w:rPr>
          <w:rFonts w:ascii="Calibri" w:hAnsi="Calibri" w:cs="Calibri"/>
          <w:noProof/>
          <w:szCs w:val="24"/>
        </w:rPr>
        <w:t>(October 2016), 1–11. http://doi.org/10.1002/hipo.22727</w:t>
      </w:r>
    </w:p>
    <w:p w14:paraId="343930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Cline, A. K., &amp; Dhillon, I. S. (2006). Computation of the Singular Value Decomposition. </w:t>
      </w:r>
      <w:r w:rsidRPr="00FC61D4">
        <w:rPr>
          <w:rFonts w:ascii="Calibri" w:hAnsi="Calibri" w:cs="Calibri"/>
          <w:i/>
          <w:iCs/>
          <w:noProof/>
          <w:szCs w:val="24"/>
        </w:rPr>
        <w:t>Handbook of Linear Algebra</w:t>
      </w:r>
      <w:r w:rsidRPr="00FC61D4">
        <w:rPr>
          <w:rFonts w:ascii="Calibri" w:hAnsi="Calibri" w:cs="Calibri"/>
          <w:noProof/>
          <w:szCs w:val="24"/>
        </w:rPr>
        <w:t>, 1–14. http://doi.org/10.1007/BF02251248</w:t>
      </w:r>
    </w:p>
    <w:p w14:paraId="10FEA7A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Banich, M. T. (2003). Memory. In </w:t>
      </w:r>
      <w:r w:rsidRPr="00FC61D4">
        <w:rPr>
          <w:rFonts w:ascii="Calibri" w:hAnsi="Calibri" w:cs="Calibri"/>
          <w:i/>
          <w:iCs/>
          <w:noProof/>
          <w:szCs w:val="24"/>
        </w:rPr>
        <w:t>Cognitive Neuroscience and Neuropsychology</w:t>
      </w:r>
      <w:r w:rsidRPr="00FC61D4">
        <w:rPr>
          <w:rFonts w:ascii="Calibri" w:hAnsi="Calibri" w:cs="Calibri"/>
          <w:noProof/>
          <w:szCs w:val="24"/>
        </w:rPr>
        <w:t xml:space="preserve"> (2nd ed., pp. 322–364). Boston: Houghton-Mifflin.</w:t>
      </w:r>
    </w:p>
    <w:p w14:paraId="1473906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Eichenbaum, H. (1991). The theory that wouldn’t die: a critical look at the spatial mapping theory of hippocampal function.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265–268. http://doi.org/10.1002/hipo.450010312</w:t>
      </w:r>
    </w:p>
    <w:p w14:paraId="3077C99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Cohen, N. J., &amp; Eichenbaum, H. (1993). </w:t>
      </w:r>
      <w:r w:rsidRPr="00FC61D4">
        <w:rPr>
          <w:rFonts w:ascii="Calibri" w:hAnsi="Calibri" w:cs="Calibri"/>
          <w:i/>
          <w:iCs/>
          <w:noProof/>
          <w:szCs w:val="24"/>
        </w:rPr>
        <w:t>Memory, Amnesia, and the Hippocampal System.</w:t>
      </w:r>
      <w:r w:rsidRPr="00FC61D4">
        <w:rPr>
          <w:rFonts w:ascii="Calibri" w:hAnsi="Calibri" w:cs="Calibri"/>
          <w:noProof/>
          <w:szCs w:val="24"/>
        </w:rPr>
        <w:t xml:space="preserve"> Cambridge: MIT Press.</w:t>
      </w:r>
    </w:p>
    <w:p w14:paraId="7E7D573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Collett, T. S., Cartwright, B. A., &amp; Smith, B. A. (1986). Landmark learning and visuo-spatial memories in gerbils. </w:t>
      </w:r>
      <w:r w:rsidRPr="00FC61D4">
        <w:rPr>
          <w:rFonts w:ascii="Calibri" w:hAnsi="Calibri" w:cs="Calibri"/>
          <w:i/>
          <w:iCs/>
          <w:noProof/>
          <w:szCs w:val="24"/>
        </w:rPr>
        <w:t>Journal of Comparative Physiology A Sensory, Neural, and Behavioral Physiology</w:t>
      </w:r>
      <w:r w:rsidRPr="00FC61D4">
        <w:rPr>
          <w:rFonts w:ascii="Calibri" w:hAnsi="Calibri" w:cs="Calibri"/>
          <w:noProof/>
          <w:szCs w:val="24"/>
        </w:rPr>
        <w:t xml:space="preserve">, </w:t>
      </w:r>
      <w:r w:rsidRPr="00FC61D4">
        <w:rPr>
          <w:rFonts w:ascii="Calibri" w:hAnsi="Calibri" w:cs="Calibri"/>
          <w:i/>
          <w:iCs/>
          <w:noProof/>
          <w:szCs w:val="24"/>
        </w:rPr>
        <w:t>158</w:t>
      </w:r>
      <w:r w:rsidRPr="00FC61D4">
        <w:rPr>
          <w:rFonts w:ascii="Calibri" w:hAnsi="Calibri" w:cs="Calibri"/>
          <w:noProof/>
          <w:szCs w:val="24"/>
        </w:rPr>
        <w:t>(6), 835–851. http://doi.org/10.1007/BF01324825</w:t>
      </w:r>
    </w:p>
    <w:p w14:paraId="2988672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Corsi, P. M. (1972). </w:t>
      </w:r>
      <w:r w:rsidRPr="00FC61D4">
        <w:rPr>
          <w:rFonts w:ascii="Calibri" w:hAnsi="Calibri" w:cs="Calibri"/>
          <w:i/>
          <w:iCs/>
          <w:noProof/>
          <w:szCs w:val="24"/>
        </w:rPr>
        <w:t>Human Memory and the Medial Temporal Region of the Brain</w:t>
      </w:r>
      <w:r w:rsidRPr="00FC61D4">
        <w:rPr>
          <w:rFonts w:ascii="Calibri" w:hAnsi="Calibri" w:cs="Calibri"/>
          <w:noProof/>
          <w:szCs w:val="24"/>
        </w:rPr>
        <w:t>. McGill University.</w:t>
      </w:r>
    </w:p>
    <w:p w14:paraId="70EADCD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Coxeter, H. S. M. (Harold S. M. (2008). Non-Euclidean geometry, 336.</w:t>
      </w:r>
    </w:p>
    <w:p w14:paraId="7D265C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Damasio, A. R. (1989). The Brain Binds Entities and Events by Multiregional Activation from Convergence Zones. </w:t>
      </w:r>
      <w:r w:rsidRPr="00FC61D4">
        <w:rPr>
          <w:rFonts w:ascii="Calibri" w:hAnsi="Calibri" w:cs="Calibri"/>
          <w:i/>
          <w:iCs/>
          <w:noProof/>
          <w:szCs w:val="24"/>
        </w:rPr>
        <w:t>Neural Computation</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(1), 123–132. http://doi.org/10.1162/neco.1989.1.1.123</w:t>
      </w:r>
    </w:p>
    <w:p w14:paraId="43B0B5B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Daugherty, A. M., Yuan, P., Dahle, C. L., Bender, A. R., Yang, Y., &amp; Raz, N. (2015). Path complexity in virtual water maze navigation: Differential associations with age, sex, and regional brain volume. </w:t>
      </w:r>
      <w:r w:rsidRPr="00FC61D4">
        <w:rPr>
          <w:rFonts w:ascii="Calibri" w:hAnsi="Calibri" w:cs="Calibri"/>
          <w:i/>
          <w:iCs/>
          <w:noProof/>
          <w:szCs w:val="24"/>
        </w:rPr>
        <w:t>Cerebral Cortex</w:t>
      </w:r>
      <w:r w:rsidRPr="00FC61D4">
        <w:rPr>
          <w:rFonts w:ascii="Calibri" w:hAnsi="Calibri" w:cs="Calibri"/>
          <w:noProof/>
          <w:szCs w:val="24"/>
        </w:rPr>
        <w:t xml:space="preserve">, </w:t>
      </w:r>
      <w:r w:rsidRPr="00FC61D4">
        <w:rPr>
          <w:rFonts w:ascii="Calibri" w:hAnsi="Calibri" w:cs="Calibri"/>
          <w:i/>
          <w:iCs/>
          <w:noProof/>
          <w:szCs w:val="24"/>
        </w:rPr>
        <w:t>25</w:t>
      </w:r>
      <w:r w:rsidRPr="00FC61D4">
        <w:rPr>
          <w:rFonts w:ascii="Calibri" w:hAnsi="Calibri" w:cs="Calibri"/>
          <w:noProof/>
          <w:szCs w:val="24"/>
        </w:rPr>
        <w:t>(9), 3122–3131. http://doi.org/10.1093/cercor/bhu107</w:t>
      </w:r>
    </w:p>
    <w:p w14:paraId="6D37238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Davachi, L., &amp; DuBrow, S. (2015). How the hippocampus preserves order: the role of prediction and context.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(2), 92–99. http://doi.org/10.1016/j.tics.2014.12.004</w:t>
      </w:r>
    </w:p>
    <w:p w14:paraId="775B2F9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Davis, C. P., Franklin, L. M., Johnson, G. S., &amp; Schrott, L. M. (2010). Prenatal oxycodone exposure impairs spatial learning and/or memory in rats.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212</w:t>
      </w:r>
      <w:r w:rsidRPr="00FC61D4">
        <w:rPr>
          <w:rFonts w:ascii="Calibri" w:hAnsi="Calibri" w:cs="Calibri"/>
          <w:noProof/>
          <w:szCs w:val="24"/>
        </w:rPr>
        <w:t>(1), 27–34. http://doi.org/10.1016/j.bbr.2010.03.022</w:t>
      </w:r>
    </w:p>
    <w:p w14:paraId="003E62C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Dede, A. J. O., Frascino, J. C., Wixted, J. T., &amp; Squire, L. R. (2016). Learning and remembering real-world events after medial temporal lobe damage.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113</w:t>
      </w:r>
      <w:r w:rsidRPr="00FC61D4">
        <w:rPr>
          <w:rFonts w:ascii="Calibri" w:hAnsi="Calibri" w:cs="Calibri"/>
          <w:noProof/>
          <w:szCs w:val="24"/>
        </w:rPr>
        <w:t>(47), 13480–13485. http://doi.org/10.1073/pnas.1617025113</w:t>
      </w:r>
    </w:p>
    <w:p w14:paraId="7460C7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DeVito, L. M., &amp; Eichenbaum, H. (2011). Memory for the Order of Events in Specific Sequences: Contributions of the Hippocampus and Medial Prefrontal Cortex.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31</w:t>
      </w:r>
      <w:r w:rsidRPr="00FC61D4">
        <w:rPr>
          <w:rFonts w:ascii="Calibri" w:hAnsi="Calibri" w:cs="Calibri"/>
          <w:noProof/>
          <w:szCs w:val="24"/>
        </w:rPr>
        <w:t>(9), 3169–3175. http://doi.org/10.1523/JNEUROSCI.4202-10.2011</w:t>
      </w:r>
    </w:p>
    <w:p w14:paraId="3FD6788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DuBrow, S., &amp; Davachi, L. (2013). The influence of context boundaries on memory for the sequential order of events. </w:t>
      </w:r>
      <w:r w:rsidRPr="00FC61D4">
        <w:rPr>
          <w:rFonts w:ascii="Calibri" w:hAnsi="Calibri" w:cs="Calibri"/>
          <w:i/>
          <w:iCs/>
          <w:noProof/>
          <w:szCs w:val="24"/>
        </w:rPr>
        <w:t>Journal of Experimental Psychology. General</w:t>
      </w:r>
      <w:r w:rsidRPr="00FC61D4">
        <w:rPr>
          <w:rFonts w:ascii="Calibri" w:hAnsi="Calibri" w:cs="Calibri"/>
          <w:noProof/>
          <w:szCs w:val="24"/>
        </w:rPr>
        <w:t xml:space="preserve">, </w:t>
      </w:r>
      <w:r w:rsidRPr="00FC61D4">
        <w:rPr>
          <w:rFonts w:ascii="Calibri" w:hAnsi="Calibri" w:cs="Calibri"/>
          <w:i/>
          <w:iCs/>
          <w:noProof/>
          <w:szCs w:val="24"/>
        </w:rPr>
        <w:t>142</w:t>
      </w:r>
      <w:r w:rsidRPr="00FC61D4">
        <w:rPr>
          <w:rFonts w:ascii="Calibri" w:hAnsi="Calibri" w:cs="Calibri"/>
          <w:noProof/>
          <w:szCs w:val="24"/>
        </w:rPr>
        <w:t>(4), 1277–86. http://doi.org/10.1037/a0034024</w:t>
      </w:r>
    </w:p>
    <w:p w14:paraId="21DB890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DuBrow, S., &amp; Davachi, L. (2014). Temporal Memory Is Shaped by Encoding Stability and Intervening Item Reactivation.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(42), 13998–14005. http://doi.org/10.1523/JNEUROSCI.2535-14.2014</w:t>
      </w:r>
    </w:p>
    <w:p w14:paraId="7E246FC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Duchowski, A. T., Shivashankaraiah, V., Rawls, T., Gramopadhye, A. K., Melloy, B. J., &amp; Kanki, B. (2000). Binocular eye tracking in virtual reality for inspection training. In </w:t>
      </w:r>
      <w:r w:rsidRPr="00FC61D4">
        <w:rPr>
          <w:rFonts w:ascii="Calibri" w:hAnsi="Calibri" w:cs="Calibri"/>
          <w:i/>
          <w:iCs/>
          <w:noProof/>
          <w:szCs w:val="24"/>
        </w:rPr>
        <w:t>Proceedings of the symposium on Eye tracking research &amp; applications - ETRA ’00</w:t>
      </w:r>
      <w:r w:rsidRPr="00FC61D4">
        <w:rPr>
          <w:rFonts w:ascii="Calibri" w:hAnsi="Calibri" w:cs="Calibri"/>
          <w:noProof/>
          <w:szCs w:val="24"/>
        </w:rPr>
        <w:t xml:space="preserve"> (pp. 89–96). New York, New York, USA: ACM Press. </w:t>
      </w:r>
      <w:r w:rsidRPr="00FC61D4">
        <w:rPr>
          <w:rFonts w:ascii="Calibri" w:hAnsi="Calibri" w:cs="Calibri"/>
          <w:noProof/>
          <w:szCs w:val="24"/>
        </w:rPr>
        <w:lastRenderedPageBreak/>
        <w:t>http://doi.org/10.1145/355017.355031</w:t>
      </w:r>
    </w:p>
    <w:p w14:paraId="56E2671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Dudchenko, P. (2010). </w:t>
      </w:r>
      <w:r w:rsidRPr="00FC61D4">
        <w:rPr>
          <w:rFonts w:ascii="Calibri" w:hAnsi="Calibri" w:cs="Calibri"/>
          <w:i/>
          <w:iCs/>
          <w:noProof/>
          <w:szCs w:val="24"/>
        </w:rPr>
        <w:t>Why People Get Lost : The Psychology and Neuroscience of Spatial Cognition Abstract and Keywords Taxonomies of wayfinding</w:t>
      </w:r>
      <w:r w:rsidRPr="00FC61D4">
        <w:rPr>
          <w:rFonts w:ascii="Calibri" w:hAnsi="Calibri" w:cs="Calibri"/>
          <w:noProof/>
          <w:szCs w:val="24"/>
        </w:rPr>
        <w:t>. http://doi.org/10.1093/acprof</w:t>
      </w:r>
    </w:p>
    <w:p w14:paraId="46999FD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(2004). Hippocampus: Cognitive processes and neural representations that underlie declarative memory.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44</w:t>
      </w:r>
      <w:r w:rsidRPr="00FC61D4">
        <w:rPr>
          <w:rFonts w:ascii="Calibri" w:hAnsi="Calibri" w:cs="Calibri"/>
          <w:noProof/>
          <w:szCs w:val="24"/>
        </w:rPr>
        <w:t>(1), 109–120. http://doi.org/10.1016/j.neuron.2004.08.028</w:t>
      </w:r>
    </w:p>
    <w:p w14:paraId="0E94F33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(2014). Time cells in the hippocampus: a new dimension for mapping memories.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(11), 732–44. http://doi.org/10.1038/nrn3827</w:t>
      </w:r>
    </w:p>
    <w:p w14:paraId="03423F4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(2015). The Hippocampus as a Cognitive Map ... of Social Space.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87</w:t>
      </w:r>
      <w:r w:rsidRPr="00FC61D4">
        <w:rPr>
          <w:rFonts w:ascii="Calibri" w:hAnsi="Calibri" w:cs="Calibri"/>
          <w:noProof/>
          <w:szCs w:val="24"/>
        </w:rPr>
        <w:t>(1), 9–11. http://doi.org/10.1016/j.neuron.2015.06.013</w:t>
      </w:r>
    </w:p>
    <w:p w14:paraId="1F81205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(2016). Memory: Organization and Control. </w:t>
      </w:r>
      <w:r w:rsidRPr="00FC61D4">
        <w:rPr>
          <w:rFonts w:ascii="Calibri" w:hAnsi="Calibri" w:cs="Calibri"/>
          <w:i/>
          <w:iCs/>
          <w:noProof/>
          <w:szCs w:val="24"/>
        </w:rPr>
        <w:t>Annual Review of Psychology</w:t>
      </w:r>
      <w:r w:rsidRPr="00FC61D4">
        <w:rPr>
          <w:rFonts w:ascii="Calibri" w:hAnsi="Calibri" w:cs="Calibri"/>
          <w:noProof/>
          <w:szCs w:val="24"/>
        </w:rPr>
        <w:t>, (September), 1–27. http://doi.org/10.1146/annurev-psych-010416-044131</w:t>
      </w:r>
    </w:p>
    <w:p w14:paraId="37C1816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(2017a). Barlow versus Hebb: When is it time to abandon the notion of feature detectors and adopt the cell assembly as the unit of cognition? </w:t>
      </w:r>
      <w:r w:rsidRPr="00FC61D4">
        <w:rPr>
          <w:rFonts w:ascii="Calibri" w:hAnsi="Calibri" w:cs="Calibri"/>
          <w:i/>
          <w:iCs/>
          <w:noProof/>
          <w:szCs w:val="24"/>
        </w:rPr>
        <w:t>Neuroscience Letters</w:t>
      </w:r>
      <w:r w:rsidRPr="00FC61D4">
        <w:rPr>
          <w:rFonts w:ascii="Calibri" w:hAnsi="Calibri" w:cs="Calibri"/>
          <w:noProof/>
          <w:szCs w:val="24"/>
        </w:rPr>
        <w:t>. http://doi.org/10.1016/j.neulet.2017.04.006</w:t>
      </w:r>
    </w:p>
    <w:p w14:paraId="158DD27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(2017b). The role of the hippocampus in navigation is memory. </w:t>
      </w:r>
      <w:r w:rsidRPr="00FC61D4">
        <w:rPr>
          <w:rFonts w:ascii="Calibri" w:hAnsi="Calibri" w:cs="Calibri"/>
          <w:i/>
          <w:iCs/>
          <w:noProof/>
          <w:szCs w:val="24"/>
        </w:rPr>
        <w:t>Journal of Neurophysiology</w:t>
      </w:r>
      <w:r w:rsidRPr="00FC61D4">
        <w:rPr>
          <w:rFonts w:ascii="Calibri" w:hAnsi="Calibri" w:cs="Calibri"/>
          <w:noProof/>
          <w:szCs w:val="24"/>
        </w:rPr>
        <w:t xml:space="preserve">, </w:t>
      </w:r>
      <w:r w:rsidRPr="00FC61D4">
        <w:rPr>
          <w:rFonts w:ascii="Calibri" w:hAnsi="Calibri" w:cs="Calibri"/>
          <w:i/>
          <w:iCs/>
          <w:noProof/>
          <w:szCs w:val="24"/>
        </w:rPr>
        <w:t>20</w:t>
      </w:r>
      <w:r w:rsidRPr="00FC61D4">
        <w:rPr>
          <w:rFonts w:ascii="Calibri" w:hAnsi="Calibri" w:cs="Calibri"/>
          <w:noProof/>
          <w:szCs w:val="24"/>
        </w:rPr>
        <w:t>(11), jn.00005.2017. http://doi.org/10.1152/jn.00005.2017</w:t>
      </w:r>
    </w:p>
    <w:p w14:paraId="7CD0D43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(2017c). The role of the hippocampus in navigation is memory, </w:t>
      </w:r>
      <w:r w:rsidRPr="00FC61D4">
        <w:rPr>
          <w:rFonts w:ascii="Calibri" w:hAnsi="Calibri" w:cs="Calibri"/>
          <w:i/>
          <w:iCs/>
          <w:noProof/>
          <w:szCs w:val="24"/>
        </w:rPr>
        <w:t>2215</w:t>
      </w:r>
      <w:r w:rsidRPr="00FC61D4">
        <w:rPr>
          <w:rFonts w:ascii="Calibri" w:hAnsi="Calibri" w:cs="Calibri"/>
          <w:noProof/>
          <w:szCs w:val="24"/>
        </w:rPr>
        <w:t>, 1785–1796. http://doi.org/10.1152/jn.00005.2017</w:t>
      </w:r>
    </w:p>
    <w:p w14:paraId="726ADEE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(2017d). Time (and space) in the hippocampus. </w:t>
      </w:r>
      <w:r w:rsidRPr="00FC61D4">
        <w:rPr>
          <w:rFonts w:ascii="Calibri" w:hAnsi="Calibri" w:cs="Calibri"/>
          <w:i/>
          <w:iCs/>
          <w:noProof/>
          <w:szCs w:val="24"/>
        </w:rPr>
        <w:t>Current Opinion in Behavioral Sciences</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 65–70. http://doi.org/10.1016/j.cobeha.2017.06.010</w:t>
      </w:r>
    </w:p>
    <w:p w14:paraId="08F7484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&amp; Cohen, N. J. (2001). </w:t>
      </w:r>
      <w:r w:rsidRPr="00FC61D4">
        <w:rPr>
          <w:rFonts w:ascii="Calibri" w:hAnsi="Calibri" w:cs="Calibri"/>
          <w:i/>
          <w:iCs/>
          <w:noProof/>
          <w:szCs w:val="24"/>
        </w:rPr>
        <w:t>From Conditioning to Conscious Recollection: Memory Systems of the Brain</w:t>
      </w:r>
      <w:r w:rsidRPr="00FC61D4">
        <w:rPr>
          <w:rFonts w:ascii="Calibri" w:hAnsi="Calibri" w:cs="Calibri"/>
          <w:noProof/>
          <w:szCs w:val="24"/>
        </w:rPr>
        <w:t>. New York: Oxford University Press.</w:t>
      </w:r>
    </w:p>
    <w:p w14:paraId="119C69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Eichenbaum, H., &amp; Cohen, N. J. (2014, August). Can We Reconcile the Declarative Memory and Spatial Navigation Views on Hippocampal Function? </w:t>
      </w:r>
      <w:r w:rsidRPr="00FC61D4">
        <w:rPr>
          <w:rFonts w:ascii="Calibri" w:hAnsi="Calibri" w:cs="Calibri"/>
          <w:i/>
          <w:iCs/>
          <w:noProof/>
          <w:szCs w:val="24"/>
        </w:rPr>
        <w:t>Neuron</w:t>
      </w:r>
      <w:r w:rsidRPr="00FC61D4">
        <w:rPr>
          <w:rFonts w:ascii="Calibri" w:hAnsi="Calibri" w:cs="Calibri"/>
          <w:noProof/>
          <w:szCs w:val="24"/>
        </w:rPr>
        <w:t>. Elsevier Inc. http://doi.org/10.1016/j.neuron.2014.07.032</w:t>
      </w:r>
    </w:p>
    <w:p w14:paraId="389AF07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Einstein, A. (1905). Zur Elektrodynamik bewegter Körper. </w:t>
      </w:r>
      <w:r w:rsidRPr="00FC61D4">
        <w:rPr>
          <w:rFonts w:ascii="Calibri" w:hAnsi="Calibri" w:cs="Calibri"/>
          <w:i/>
          <w:iCs/>
          <w:noProof/>
          <w:szCs w:val="24"/>
        </w:rPr>
        <w:t>Annalen Der Physik</w:t>
      </w:r>
      <w:r w:rsidRPr="00FC61D4">
        <w:rPr>
          <w:rFonts w:ascii="Calibri" w:hAnsi="Calibri" w:cs="Calibri"/>
          <w:noProof/>
          <w:szCs w:val="24"/>
        </w:rPr>
        <w:t xml:space="preserve">, </w:t>
      </w:r>
      <w:r w:rsidRPr="00FC61D4">
        <w:rPr>
          <w:rFonts w:ascii="Calibri" w:hAnsi="Calibri" w:cs="Calibri"/>
          <w:i/>
          <w:iCs/>
          <w:noProof/>
          <w:szCs w:val="24"/>
        </w:rPr>
        <w:t>322</w:t>
      </w:r>
      <w:r w:rsidRPr="00FC61D4">
        <w:rPr>
          <w:rFonts w:ascii="Calibri" w:hAnsi="Calibri" w:cs="Calibri"/>
          <w:noProof/>
          <w:szCs w:val="24"/>
        </w:rPr>
        <w:t>(10), 891–921. http://doi.org/10.1002/andp.19053221004</w:t>
      </w:r>
    </w:p>
    <w:p w14:paraId="2B07F21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Einstein, A. (1908). Über das Relativitätsprinzip und die aus demselben gezogenen Folgerungen. </w:t>
      </w:r>
      <w:r w:rsidRPr="00FC61D4">
        <w:rPr>
          <w:rFonts w:ascii="Calibri" w:hAnsi="Calibri" w:cs="Calibri"/>
          <w:i/>
          <w:iCs/>
          <w:noProof/>
          <w:szCs w:val="24"/>
        </w:rPr>
        <w:t>Jahrbuch Der Radioaktivität Und Elektronik</w:t>
      </w:r>
      <w:r w:rsidRPr="00FC61D4">
        <w:rPr>
          <w:rFonts w:ascii="Calibri" w:hAnsi="Calibri" w:cs="Calibri"/>
          <w:noProof/>
          <w:szCs w:val="24"/>
        </w:rPr>
        <w:t xml:space="preserve">, </w:t>
      </w:r>
      <w:r w:rsidRPr="00FC61D4">
        <w:rPr>
          <w:rFonts w:ascii="Calibri" w:hAnsi="Calibri" w:cs="Calibri"/>
          <w:i/>
          <w:iCs/>
          <w:noProof/>
          <w:szCs w:val="24"/>
        </w:rPr>
        <w:t>4</w:t>
      </w:r>
      <w:r w:rsidRPr="00FC61D4">
        <w:rPr>
          <w:rFonts w:ascii="Calibri" w:hAnsi="Calibri" w:cs="Calibri"/>
          <w:noProof/>
          <w:szCs w:val="24"/>
        </w:rPr>
        <w:t>, 411–462.</w:t>
      </w:r>
    </w:p>
    <w:p w14:paraId="6ADFA65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Ekstrom, A. D., &amp; Ranganath, C. (2017). Space, time, and episodic memory: The hippocampus is all over the cognitive map.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93052</w:t>
      </w:r>
      <w:r w:rsidRPr="00FC61D4">
        <w:rPr>
          <w:rFonts w:ascii="Calibri" w:hAnsi="Calibri" w:cs="Calibri"/>
          <w:noProof/>
          <w:szCs w:val="24"/>
        </w:rPr>
        <w:t>, 1–16. http://doi.org/10.1002/hipo.22750</w:t>
      </w:r>
    </w:p>
    <w:p w14:paraId="20FE0C3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Epstein, R. A. (2014). Neural Systems for Visual Scene Recognition. </w:t>
      </w:r>
      <w:r w:rsidRPr="00FC61D4">
        <w:rPr>
          <w:rFonts w:ascii="Calibri" w:hAnsi="Calibri" w:cs="Calibri"/>
          <w:i/>
          <w:iCs/>
          <w:noProof/>
          <w:szCs w:val="24"/>
        </w:rPr>
        <w:t>Scene Vision</w:t>
      </w:r>
      <w:r w:rsidRPr="00FC61D4">
        <w:rPr>
          <w:rFonts w:ascii="Calibri" w:hAnsi="Calibri" w:cs="Calibri"/>
          <w:noProof/>
          <w:szCs w:val="24"/>
        </w:rPr>
        <w:t>, 105–134. http://doi.org/10.7551/mitpress/9780262027854.001.0001</w:t>
      </w:r>
    </w:p>
    <w:p w14:paraId="4D283A8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Ezzyat, Y., &amp; Davachi, L. (2014). Similarity breeds proximity: Pattern similarity within and across contexts is related to later mnemonic judgments of temporal proximity.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81</w:t>
      </w:r>
      <w:r w:rsidRPr="00FC61D4">
        <w:rPr>
          <w:rFonts w:ascii="Calibri" w:hAnsi="Calibri" w:cs="Calibri"/>
          <w:noProof/>
          <w:szCs w:val="24"/>
        </w:rPr>
        <w:t>(5), 1179–1189. http://doi.org/10.1016/j.neuron.2014.01.042</w:t>
      </w:r>
    </w:p>
    <w:p w14:paraId="1B5A39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Fortin, N. J., Agster, K. L., &amp; Eichenbaum, H. B. (2002). Critical role of the hippocampus in memory for sequences of events. </w:t>
      </w:r>
      <w:r w:rsidRPr="00FC61D4">
        <w:rPr>
          <w:rFonts w:ascii="Calibri" w:hAnsi="Calibri" w:cs="Calibri"/>
          <w:i/>
          <w:iCs/>
          <w:noProof/>
          <w:szCs w:val="24"/>
        </w:rPr>
        <w:t>Nature Neuroscience</w:t>
      </w:r>
      <w:r w:rsidRPr="00FC61D4">
        <w:rPr>
          <w:rFonts w:ascii="Calibri" w:hAnsi="Calibri" w:cs="Calibri"/>
          <w:noProof/>
          <w:szCs w:val="24"/>
        </w:rPr>
        <w:t>. http://doi.org/10.1038/nn834</w:t>
      </w:r>
    </w:p>
    <w:p w14:paraId="6F6F7CC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Franz, M. O., &amp; Mallot, H. A. (2000). Biomimetic robot navigation. </w:t>
      </w:r>
      <w:r w:rsidRPr="00FC61D4">
        <w:rPr>
          <w:rFonts w:ascii="Calibri" w:hAnsi="Calibri" w:cs="Calibri"/>
          <w:i/>
          <w:iCs/>
          <w:noProof/>
          <w:szCs w:val="24"/>
        </w:rPr>
        <w:t>Robotics and Autonomous Systems</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(1–2), 133–153. http://doi.org/10.1016/S0921-8890(99)00069-X</w:t>
      </w:r>
    </w:p>
    <w:p w14:paraId="2313687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Gallistel, C. R. (1990). </w:t>
      </w:r>
      <w:r w:rsidRPr="00FC61D4">
        <w:rPr>
          <w:rFonts w:ascii="Calibri" w:hAnsi="Calibri" w:cs="Calibri"/>
          <w:i/>
          <w:iCs/>
          <w:noProof/>
          <w:szCs w:val="24"/>
        </w:rPr>
        <w:t>The organization of learning</w:t>
      </w:r>
      <w:r w:rsidRPr="00FC61D4">
        <w:rPr>
          <w:rFonts w:ascii="Calibri" w:hAnsi="Calibri" w:cs="Calibri"/>
          <w:noProof/>
          <w:szCs w:val="24"/>
        </w:rPr>
        <w:t xml:space="preserve">. </w:t>
      </w:r>
      <w:r w:rsidRPr="00FC61D4">
        <w:rPr>
          <w:rFonts w:ascii="Calibri" w:hAnsi="Calibri" w:cs="Calibri"/>
          <w:i/>
          <w:iCs/>
          <w:noProof/>
          <w:szCs w:val="24"/>
        </w:rPr>
        <w:t>MIT Press series in learning, development, and conceptual change</w:t>
      </w:r>
      <w:r w:rsidRPr="00FC61D4">
        <w:rPr>
          <w:rFonts w:ascii="Calibri" w:hAnsi="Calibri" w:cs="Calibri"/>
          <w:noProof/>
          <w:szCs w:val="24"/>
        </w:rPr>
        <w:t>.</w:t>
      </w:r>
    </w:p>
    <w:p w14:paraId="3A9A71B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Garcia, F., Carrère, P., Soussana, J. F., &amp; Baumont, R. (2005). Characterisation by fractal analysis of foraging paths of ewes grazing heterogeneous swards. </w:t>
      </w:r>
      <w:r w:rsidRPr="00FC61D4">
        <w:rPr>
          <w:rFonts w:ascii="Calibri" w:hAnsi="Calibri" w:cs="Calibri"/>
          <w:i/>
          <w:iCs/>
          <w:noProof/>
          <w:szCs w:val="24"/>
        </w:rPr>
        <w:t>Applied Animal Behaviour Science</w:t>
      </w:r>
      <w:r w:rsidRPr="00FC61D4">
        <w:rPr>
          <w:rFonts w:ascii="Calibri" w:hAnsi="Calibri" w:cs="Calibri"/>
          <w:noProof/>
          <w:szCs w:val="24"/>
        </w:rPr>
        <w:t xml:space="preserve">, </w:t>
      </w:r>
      <w:r w:rsidRPr="00FC61D4">
        <w:rPr>
          <w:rFonts w:ascii="Calibri" w:hAnsi="Calibri" w:cs="Calibri"/>
          <w:i/>
          <w:iCs/>
          <w:noProof/>
          <w:szCs w:val="24"/>
        </w:rPr>
        <w:t>93</w:t>
      </w:r>
      <w:r w:rsidRPr="00FC61D4">
        <w:rPr>
          <w:rFonts w:ascii="Calibri" w:hAnsi="Calibri" w:cs="Calibri"/>
          <w:noProof/>
          <w:szCs w:val="24"/>
        </w:rPr>
        <w:t>(1–2), 19–37. http://doi.org/10.1016/j.applanim.2005.01.001</w:t>
      </w:r>
    </w:p>
    <w:p w14:paraId="520982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Gautestad, A. O. (2011). Memory matters: Influence from a cognitive map on animal space use. </w:t>
      </w:r>
      <w:r w:rsidRPr="00FC61D4">
        <w:rPr>
          <w:rFonts w:ascii="Calibri" w:hAnsi="Calibri" w:cs="Calibri"/>
          <w:i/>
          <w:iCs/>
          <w:noProof/>
          <w:szCs w:val="24"/>
        </w:rPr>
        <w:t>Journal of Theoretical Biology</w:t>
      </w:r>
      <w:r w:rsidRPr="00FC61D4">
        <w:rPr>
          <w:rFonts w:ascii="Calibri" w:hAnsi="Calibri" w:cs="Calibri"/>
          <w:noProof/>
          <w:szCs w:val="24"/>
        </w:rPr>
        <w:t xml:space="preserve">, </w:t>
      </w:r>
      <w:r w:rsidRPr="00FC61D4">
        <w:rPr>
          <w:rFonts w:ascii="Calibri" w:hAnsi="Calibri" w:cs="Calibri"/>
          <w:i/>
          <w:iCs/>
          <w:noProof/>
          <w:szCs w:val="24"/>
        </w:rPr>
        <w:t>287</w:t>
      </w:r>
      <w:r w:rsidRPr="00FC61D4">
        <w:rPr>
          <w:rFonts w:ascii="Calibri" w:hAnsi="Calibri" w:cs="Calibri"/>
          <w:noProof/>
          <w:szCs w:val="24"/>
        </w:rPr>
        <w:t>, 26–36. http://doi.org/10.1016/j.jtbi.2011.07.010</w:t>
      </w:r>
    </w:p>
    <w:p w14:paraId="51D8915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Gautestad, A. O., &amp; Mysterud, I. (2010). Spatial memory, habitat auto-facilitation and the emergence of fractal home range patterns. </w:t>
      </w:r>
      <w:r w:rsidRPr="00FC61D4">
        <w:rPr>
          <w:rFonts w:ascii="Calibri" w:hAnsi="Calibri" w:cs="Calibri"/>
          <w:i/>
          <w:iCs/>
          <w:noProof/>
          <w:szCs w:val="24"/>
        </w:rPr>
        <w:t>Ecological Modelling</w:t>
      </w:r>
      <w:r w:rsidRPr="00FC61D4">
        <w:rPr>
          <w:rFonts w:ascii="Calibri" w:hAnsi="Calibri" w:cs="Calibri"/>
          <w:noProof/>
          <w:szCs w:val="24"/>
        </w:rPr>
        <w:t xml:space="preserve">, </w:t>
      </w:r>
      <w:r w:rsidRPr="00FC61D4">
        <w:rPr>
          <w:rFonts w:ascii="Calibri" w:hAnsi="Calibri" w:cs="Calibri"/>
          <w:i/>
          <w:iCs/>
          <w:noProof/>
          <w:szCs w:val="24"/>
        </w:rPr>
        <w:t>221</w:t>
      </w:r>
      <w:r w:rsidRPr="00FC61D4">
        <w:rPr>
          <w:rFonts w:ascii="Calibri" w:hAnsi="Calibri" w:cs="Calibri"/>
          <w:noProof/>
          <w:szCs w:val="24"/>
        </w:rPr>
        <w:t>(23), 2741–2750. http://doi.org/10.1016/j.ecolmodel.2010.08.014</w:t>
      </w:r>
    </w:p>
    <w:p w14:paraId="7C4DDBB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Geva-Sagiv, M., Las, L., Yovel, Y., &amp; Ulanovsky, N. (2015). Spatial cognition in bats and rats: from sensory acquisition to multiscale maps and navigation.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 94–108. http://doi.org/10.1038/nrn3888</w:t>
      </w:r>
    </w:p>
    <w:p w14:paraId="51F25B5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Ghrist, R. (2007). Barcodes: The persistent topology of data. </w:t>
      </w:r>
      <w:r w:rsidRPr="00FC61D4">
        <w:rPr>
          <w:rFonts w:ascii="Calibri" w:hAnsi="Calibri" w:cs="Calibri"/>
          <w:i/>
          <w:iCs/>
          <w:noProof/>
          <w:szCs w:val="24"/>
        </w:rPr>
        <w:t>Bulletin of the American Mathematical Society</w:t>
      </w:r>
      <w:r w:rsidRPr="00FC61D4">
        <w:rPr>
          <w:rFonts w:ascii="Calibri" w:hAnsi="Calibri" w:cs="Calibri"/>
          <w:noProof/>
          <w:szCs w:val="24"/>
        </w:rPr>
        <w:t xml:space="preserve">, </w:t>
      </w:r>
      <w:r w:rsidRPr="00FC61D4">
        <w:rPr>
          <w:rFonts w:ascii="Calibri" w:hAnsi="Calibri" w:cs="Calibri"/>
          <w:i/>
          <w:iCs/>
          <w:noProof/>
          <w:szCs w:val="24"/>
        </w:rPr>
        <w:t>45</w:t>
      </w:r>
      <w:r w:rsidRPr="00FC61D4">
        <w:rPr>
          <w:rFonts w:ascii="Calibri" w:hAnsi="Calibri" w:cs="Calibri"/>
          <w:noProof/>
          <w:szCs w:val="24"/>
        </w:rPr>
        <w:t>(1), 61–76. http://doi.org/10.1090/S0273-0979-07-01191-3</w:t>
      </w:r>
    </w:p>
    <w:p w14:paraId="59A6CF1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Gilbert, P. E., Kesner, R. P., &amp; DeCoteau, W. E. (1998). Memory for spatial location: role of the hippocampus in mediating spatial pattern separation.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18</w:t>
      </w:r>
      <w:r w:rsidRPr="00FC61D4">
        <w:rPr>
          <w:rFonts w:ascii="Calibri" w:hAnsi="Calibri" w:cs="Calibri"/>
          <w:noProof/>
          <w:szCs w:val="24"/>
        </w:rPr>
        <w:t>(2), 804–10. Retrieved from http://www.ncbi.nlm.nih.gov/pubmed/9425021</w:t>
      </w:r>
    </w:p>
    <w:p w14:paraId="6F630E2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Giovanello, K. S., Verfaellie, M., &amp; Keane, M. M. (2003). Disproportionate deficit in associative recognition relative to item recognition in global amnesia. </w:t>
      </w:r>
      <w:r w:rsidRPr="00FC61D4">
        <w:rPr>
          <w:rFonts w:ascii="Calibri" w:hAnsi="Calibri" w:cs="Calibri"/>
          <w:i/>
          <w:iCs/>
          <w:noProof/>
          <w:szCs w:val="24"/>
        </w:rPr>
        <w:t>Cognitive, Affective &amp; Behavioral Neuroscience</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(3), 186–94. http://doi.org/10.3758/CABN.3.3.186</w:t>
      </w:r>
    </w:p>
    <w:p w14:paraId="4621D5F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Golub, G., &amp; Kahan, W. (1965). CALCULATING THE SINGULAR VALUES AND PSEUDO-INVERSE OF A MATRIX. </w:t>
      </w:r>
      <w:r w:rsidRPr="00FC61D4">
        <w:rPr>
          <w:rFonts w:ascii="Calibri" w:hAnsi="Calibri" w:cs="Calibri"/>
          <w:i/>
          <w:iCs/>
          <w:noProof/>
          <w:szCs w:val="24"/>
        </w:rPr>
        <w:t>J. SIAM Numer, Anal, Ser. B</w:t>
      </w:r>
      <w:r w:rsidRPr="00FC61D4">
        <w:rPr>
          <w:rFonts w:ascii="Calibri" w:hAnsi="Calibri" w:cs="Calibri"/>
          <w:noProof/>
          <w:szCs w:val="24"/>
        </w:rPr>
        <w:t xml:space="preserve">, </w:t>
      </w:r>
      <w:r w:rsidRPr="00FC61D4">
        <w:rPr>
          <w:rFonts w:ascii="Calibri" w:hAnsi="Calibri" w:cs="Calibri"/>
          <w:i/>
          <w:iCs/>
          <w:noProof/>
          <w:szCs w:val="24"/>
        </w:rPr>
        <w:t>2</w:t>
      </w:r>
      <w:r w:rsidRPr="00FC61D4">
        <w:rPr>
          <w:rFonts w:ascii="Calibri" w:hAnsi="Calibri" w:cs="Calibri"/>
          <w:noProof/>
          <w:szCs w:val="24"/>
        </w:rPr>
        <w:t>(2), 205–224.</w:t>
      </w:r>
    </w:p>
    <w:p w14:paraId="1B1B283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Gothard, K. M., Skaggs, W. E., &amp; McNaughton, B. L. (1996). Dynamics of mismatch correction in the hippocampal ensemble code for space: interaction between path integration and environmental cues.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(24), 8027–40. Retrieved from http://www.ncbi.nlm.nih.gov/pubmed/8987829</w:t>
      </w:r>
    </w:p>
    <w:p w14:paraId="7BE1E57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Gothard, K. M., Skaggs, W. E., Moore, K. M., &amp; McNaughton, B. L. (1996). Binding of hippocampal CA1 neural activity to multiple reference frames in a landmark-based navigation task.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(2), 823–35. Retrieved from http://www.ncbi.nlm.nih.gov/pubmed/8551362</w:t>
      </w:r>
    </w:p>
    <w:p w14:paraId="242D2E9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(2010). Worth a glance: using eye movements to investigate the cognitive neuroscience of memory. </w:t>
      </w:r>
      <w:r w:rsidRPr="00FC61D4">
        <w:rPr>
          <w:rFonts w:ascii="Calibri" w:hAnsi="Calibri" w:cs="Calibri"/>
          <w:i/>
          <w:iCs/>
          <w:noProof/>
          <w:szCs w:val="24"/>
        </w:rPr>
        <w:t>Frontiers in Human Neuroscience</w:t>
      </w:r>
      <w:r w:rsidRPr="00FC61D4">
        <w:rPr>
          <w:rFonts w:ascii="Calibri" w:hAnsi="Calibri" w:cs="Calibri"/>
          <w:noProof/>
          <w:szCs w:val="24"/>
        </w:rPr>
        <w:t xml:space="preserve">, </w:t>
      </w:r>
      <w:r w:rsidRPr="00FC61D4">
        <w:rPr>
          <w:rFonts w:ascii="Calibri" w:hAnsi="Calibri" w:cs="Calibri"/>
          <w:i/>
          <w:iCs/>
          <w:noProof/>
          <w:szCs w:val="24"/>
        </w:rPr>
        <w:t>4</w:t>
      </w:r>
      <w:r w:rsidRPr="00FC61D4">
        <w:rPr>
          <w:rFonts w:ascii="Calibri" w:hAnsi="Calibri" w:cs="Calibri"/>
          <w:noProof/>
          <w:szCs w:val="24"/>
        </w:rPr>
        <w:t>(October), 1–16. http://doi.org/10.3389/fnhum.2010.00166</w:t>
      </w:r>
    </w:p>
    <w:p w14:paraId="74615CC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&amp; Ranganath, C. (2009). The Eyes Have It: Hippocampal Activity Predicts Expression of Memory in Eye Movements.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63</w:t>
      </w:r>
      <w:r w:rsidRPr="00FC61D4">
        <w:rPr>
          <w:rFonts w:ascii="Calibri" w:hAnsi="Calibri" w:cs="Calibri"/>
          <w:noProof/>
          <w:szCs w:val="24"/>
        </w:rPr>
        <w:t>(5), 592–599. http://doi.org/10.1016/j.neuron.2009.08.025</w:t>
      </w:r>
    </w:p>
    <w:p w14:paraId="5630224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Hannula, D. E., Ryan, J. D., Tranel, D., &amp; Cohen, N. J. (2007). Rapid Onset Relational Memory Effects Are Evident in Eye Movement Behavior, but Not in Hippocampal Amnesia. </w:t>
      </w:r>
      <w:r w:rsidRPr="00FC61D4">
        <w:rPr>
          <w:rFonts w:ascii="Calibri" w:hAnsi="Calibri" w:cs="Calibri"/>
          <w:i/>
          <w:iCs/>
          <w:noProof/>
          <w:szCs w:val="24"/>
        </w:rPr>
        <w:t>Journal of Cognitive Neuroscience</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(10), 1690–1705. http://doi.org/10.1162/jocn.2007.19.10.1690</w:t>
      </w:r>
    </w:p>
    <w:p w14:paraId="0FA06A7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Hannula, D. E., Tranel, D., &amp; Cohen, N. J. (2006). The Long and the Short of It: Relational Memory Impairments in Amnesia, Even at Short Lags.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26</w:t>
      </w:r>
      <w:r w:rsidRPr="00FC61D4">
        <w:rPr>
          <w:rFonts w:ascii="Calibri" w:hAnsi="Calibri" w:cs="Calibri"/>
          <w:noProof/>
          <w:szCs w:val="24"/>
        </w:rPr>
        <w:t>(32), 8352–8359. http://doi.org/10.1523/JNEUROSCI.5222-05.2006</w:t>
      </w:r>
    </w:p>
    <w:p w14:paraId="1822360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Hartley, T., Bird, C. M., Chan, D., Cipolotti, L., Husain, M., Vargha-Khadem, F., &amp; Burgess, N. (2007). The hippocampus is required for short-term topographical memory in humans.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(1), 34–48. http://doi.org/10.1002/hipo.20240</w:t>
      </w:r>
    </w:p>
    <w:p w14:paraId="73802EC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Hartley, T., Lever, C., Burgess, N., &amp; O’Keefe, J. (2013). Space in the brain: how the hippocampal formation supports spatial cognition. </w:t>
      </w:r>
      <w:r w:rsidRPr="00FC61D4">
        <w:rPr>
          <w:rFonts w:ascii="Calibri" w:hAnsi="Calibri" w:cs="Calibri"/>
          <w:i/>
          <w:iCs/>
          <w:noProof/>
          <w:szCs w:val="24"/>
        </w:rPr>
        <w:t>Philosophical Transactions of the Royal Society B: Biological Sciences</w:t>
      </w:r>
      <w:r w:rsidRPr="00FC61D4">
        <w:rPr>
          <w:rFonts w:ascii="Calibri" w:hAnsi="Calibri" w:cs="Calibri"/>
          <w:noProof/>
          <w:szCs w:val="24"/>
        </w:rPr>
        <w:t xml:space="preserve">, </w:t>
      </w:r>
      <w:r w:rsidRPr="00FC61D4">
        <w:rPr>
          <w:rFonts w:ascii="Calibri" w:hAnsi="Calibri" w:cs="Calibri"/>
          <w:i/>
          <w:iCs/>
          <w:noProof/>
          <w:szCs w:val="24"/>
        </w:rPr>
        <w:t>369</w:t>
      </w:r>
      <w:r w:rsidRPr="00FC61D4">
        <w:rPr>
          <w:rFonts w:ascii="Calibri" w:hAnsi="Calibri" w:cs="Calibri"/>
          <w:noProof/>
          <w:szCs w:val="24"/>
        </w:rPr>
        <w:t>(1635), 20120510–20120510. http://doi.org/10.1098/rstb.2012.0510</w:t>
      </w:r>
    </w:p>
    <w:p w14:paraId="178F0F3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Hawking, S. W., &amp; Ellis, G. F. R. (1973). The large scale structure of space-time. </w:t>
      </w:r>
      <w:r w:rsidRPr="00FC61D4">
        <w:rPr>
          <w:rFonts w:ascii="Calibri" w:hAnsi="Calibri" w:cs="Calibri"/>
          <w:i/>
          <w:iCs/>
          <w:noProof/>
          <w:szCs w:val="24"/>
        </w:rPr>
        <w:t>Book</w:t>
      </w:r>
      <w:r w:rsidRPr="00FC61D4">
        <w:rPr>
          <w:rFonts w:ascii="Calibri" w:hAnsi="Calibri" w:cs="Calibri"/>
          <w:noProof/>
          <w:szCs w:val="24"/>
        </w:rPr>
        <w:t>. http://doi.org/10.1017/CBO9780511524646</w:t>
      </w:r>
    </w:p>
    <w:p w14:paraId="6646732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Hayes, S. M., Ryan, L., Schnyer, D. M., &amp; Nadel, L. (2004). An fMRI Study of Episodic Memory: Retrieval of Object, Spatial, and Temporal Information.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118</w:t>
      </w:r>
      <w:r w:rsidRPr="00FC61D4">
        <w:rPr>
          <w:rFonts w:ascii="Calibri" w:hAnsi="Calibri" w:cs="Calibri"/>
          <w:noProof/>
          <w:szCs w:val="24"/>
        </w:rPr>
        <w:t>(5), 885–896. http://doi.org/10.1037/0735-7044.118.5.885</w:t>
      </w:r>
    </w:p>
    <w:p w14:paraId="37BDCE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Hopcroft, J., &amp; Tarjan, R. (1973). Algorithm 447: efficient algorithms for graph manipulation. </w:t>
      </w:r>
      <w:r w:rsidRPr="00FC61D4">
        <w:rPr>
          <w:rFonts w:ascii="Calibri" w:hAnsi="Calibri" w:cs="Calibri"/>
          <w:i/>
          <w:iCs/>
          <w:noProof/>
          <w:szCs w:val="24"/>
        </w:rPr>
        <w:t>Communications of the ACM</w:t>
      </w:r>
      <w:r w:rsidRPr="00FC61D4">
        <w:rPr>
          <w:rFonts w:ascii="Calibri" w:hAnsi="Calibri" w:cs="Calibri"/>
          <w:noProof/>
          <w:szCs w:val="24"/>
        </w:rPr>
        <w:t xml:space="preserve">, </w:t>
      </w:r>
      <w:r w:rsidRPr="00FC61D4">
        <w:rPr>
          <w:rFonts w:ascii="Calibri" w:hAnsi="Calibri" w:cs="Calibri"/>
          <w:i/>
          <w:iCs/>
          <w:noProof/>
          <w:szCs w:val="24"/>
        </w:rPr>
        <w:t>16</w:t>
      </w:r>
      <w:r w:rsidRPr="00FC61D4">
        <w:rPr>
          <w:rFonts w:ascii="Calibri" w:hAnsi="Calibri" w:cs="Calibri"/>
          <w:noProof/>
          <w:szCs w:val="24"/>
        </w:rPr>
        <w:t>(6), 372–378. http://doi.org/10.1145/362248.362272</w:t>
      </w:r>
    </w:p>
    <w:p w14:paraId="07ABE5C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Fotedar, M. S., Datey, A. V, &amp; Hasselmo, M. E. (2005). The Temporal Context Model in spatial navigation and relational learning: Toward a common explanation of medial temporal lobe function across domains. </w:t>
      </w:r>
      <w:r w:rsidRPr="00FC61D4">
        <w:rPr>
          <w:rFonts w:ascii="Calibri" w:hAnsi="Calibri" w:cs="Calibri"/>
          <w:i/>
          <w:iCs/>
          <w:noProof/>
          <w:szCs w:val="24"/>
        </w:rPr>
        <w:t>Psychol Rev</w:t>
      </w:r>
      <w:r w:rsidRPr="00FC61D4">
        <w:rPr>
          <w:rFonts w:ascii="Calibri" w:hAnsi="Calibri" w:cs="Calibri"/>
          <w:noProof/>
          <w:szCs w:val="24"/>
        </w:rPr>
        <w:t xml:space="preserve">, </w:t>
      </w:r>
      <w:r w:rsidRPr="00FC61D4">
        <w:rPr>
          <w:rFonts w:ascii="Calibri" w:hAnsi="Calibri" w:cs="Calibri"/>
          <w:i/>
          <w:iCs/>
          <w:noProof/>
          <w:szCs w:val="24"/>
        </w:rPr>
        <w:t>112</w:t>
      </w:r>
      <w:r w:rsidRPr="00FC61D4">
        <w:rPr>
          <w:rFonts w:ascii="Calibri" w:hAnsi="Calibri" w:cs="Calibri"/>
          <w:noProof/>
          <w:szCs w:val="24"/>
        </w:rPr>
        <w:t>(1), 75–116. http://doi.org/10.1037/0033-295X.112.1.75</w:t>
      </w:r>
    </w:p>
    <w:p w14:paraId="689BCC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&amp; Kahana, M. J. (2002). A Distributed Representation of Temporal Context. </w:t>
      </w:r>
      <w:r w:rsidRPr="00FC61D4">
        <w:rPr>
          <w:rFonts w:ascii="Calibri" w:hAnsi="Calibri" w:cs="Calibri"/>
          <w:i/>
          <w:iCs/>
          <w:noProof/>
          <w:szCs w:val="24"/>
        </w:rPr>
        <w:t>Journal of Mathematical Psychology</w:t>
      </w:r>
      <w:r w:rsidRPr="00FC61D4">
        <w:rPr>
          <w:rFonts w:ascii="Calibri" w:hAnsi="Calibri" w:cs="Calibri"/>
          <w:noProof/>
          <w:szCs w:val="24"/>
        </w:rPr>
        <w:t xml:space="preserve">, </w:t>
      </w:r>
      <w:r w:rsidRPr="00FC61D4">
        <w:rPr>
          <w:rFonts w:ascii="Calibri" w:hAnsi="Calibri" w:cs="Calibri"/>
          <w:i/>
          <w:iCs/>
          <w:noProof/>
          <w:szCs w:val="24"/>
        </w:rPr>
        <w:t>46</w:t>
      </w:r>
      <w:r w:rsidRPr="00FC61D4">
        <w:rPr>
          <w:rFonts w:ascii="Calibri" w:hAnsi="Calibri" w:cs="Calibri"/>
          <w:noProof/>
          <w:szCs w:val="24"/>
        </w:rPr>
        <w:t>(3), 269–299. http://doi.org/10.1006/jmps.2001.1388</w:t>
      </w:r>
    </w:p>
    <w:p w14:paraId="3C13750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MacDonald, C. J., Tiganj, Z., Shankar, K. H., Du, Q., Hasselmo, M. E., &amp; Eichenbaum, H. (2014). A Unified Mathematical Framework for Coding Time, Space, and Sequences in the Hippocampal Region.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(13), 4692–4707. http://doi.org/10.1523/JNEUROSCI.5808-12.2014</w:t>
      </w:r>
    </w:p>
    <w:p w14:paraId="517E529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&amp; Natu, V. S. (2005). Place from time: Reconstructing position from a distributed representation of temporal context. </w:t>
      </w:r>
      <w:r w:rsidRPr="00FC61D4">
        <w:rPr>
          <w:rFonts w:ascii="Calibri" w:hAnsi="Calibri" w:cs="Calibri"/>
          <w:i/>
          <w:iCs/>
          <w:noProof/>
          <w:szCs w:val="24"/>
        </w:rPr>
        <w:t>Neural Networks</w:t>
      </w:r>
      <w:r w:rsidRPr="00FC61D4">
        <w:rPr>
          <w:rFonts w:ascii="Calibri" w:hAnsi="Calibri" w:cs="Calibri"/>
          <w:noProof/>
          <w:szCs w:val="24"/>
        </w:rPr>
        <w:t xml:space="preserve">, </w:t>
      </w:r>
      <w:r w:rsidRPr="00FC61D4">
        <w:rPr>
          <w:rFonts w:ascii="Calibri" w:hAnsi="Calibri" w:cs="Calibri"/>
          <w:i/>
          <w:iCs/>
          <w:noProof/>
          <w:szCs w:val="24"/>
        </w:rPr>
        <w:t>18</w:t>
      </w:r>
      <w:r w:rsidRPr="00FC61D4">
        <w:rPr>
          <w:rFonts w:ascii="Calibri" w:hAnsi="Calibri" w:cs="Calibri"/>
          <w:noProof/>
          <w:szCs w:val="24"/>
        </w:rPr>
        <w:t>(9), 1150–1162. http://doi.org/10.1016/j.neunet.2005.08.002</w:t>
      </w:r>
    </w:p>
    <w:p w14:paraId="7632F65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Shankar, K. H., Aue, W. R., &amp; Criss, A. H. (2015). A distributed representation of internal time.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122</w:t>
      </w:r>
      <w:r w:rsidRPr="00FC61D4">
        <w:rPr>
          <w:rFonts w:ascii="Calibri" w:hAnsi="Calibri" w:cs="Calibri"/>
          <w:noProof/>
          <w:szCs w:val="24"/>
        </w:rPr>
        <w:t>(1), 24–53. http://doi.org/10.1037/a0037840</w:t>
      </w:r>
    </w:p>
    <w:p w14:paraId="1C20799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Howard, M. W., Viskontas, I. V, Shankar, K. H., &amp; Fried, I. (2012). Ensembles of human MTL neurons “jump back in time” in response to a repeated stimulus.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(9), 1833–47. http://doi.org/10.1002/hipo.22018</w:t>
      </w:r>
    </w:p>
    <w:p w14:paraId="24E63D0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Huth, J. E. (2013). </w:t>
      </w:r>
      <w:r w:rsidRPr="00FC61D4">
        <w:rPr>
          <w:rFonts w:ascii="Calibri" w:hAnsi="Calibri" w:cs="Calibri"/>
          <w:i/>
          <w:iCs/>
          <w:noProof/>
          <w:szCs w:val="24"/>
        </w:rPr>
        <w:t>The Lost Art of Finding Our Way</w:t>
      </w:r>
      <w:r w:rsidRPr="00FC61D4">
        <w:rPr>
          <w:rFonts w:ascii="Calibri" w:hAnsi="Calibri" w:cs="Calibri"/>
          <w:noProof/>
          <w:szCs w:val="24"/>
        </w:rPr>
        <w:t>. Cambridge, MA and London, England: Harvard University Press. http://doi.org/10.4159/harvard.9780674074811</w:t>
      </w:r>
    </w:p>
    <w:p w14:paraId="2FBEEEF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Huttenlocher, J., &amp; Presson, C. C. (1979). The coding and transformation of spatial information. </w:t>
      </w:r>
      <w:r w:rsidRPr="00FC61D4">
        <w:rPr>
          <w:rFonts w:ascii="Calibri" w:hAnsi="Calibri" w:cs="Calibri"/>
          <w:i/>
          <w:iCs/>
          <w:noProof/>
          <w:szCs w:val="24"/>
        </w:rPr>
        <w:t xml:space="preserve">Cognitive </w:t>
      </w:r>
      <w:r w:rsidRPr="00FC61D4">
        <w:rPr>
          <w:rFonts w:ascii="Calibri" w:hAnsi="Calibri" w:cs="Calibri"/>
          <w:i/>
          <w:iCs/>
          <w:noProof/>
          <w:szCs w:val="24"/>
        </w:rPr>
        <w:lastRenderedPageBreak/>
        <w:t>Psychology</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(3), 375–394. http://doi.org/10.1016/0010-0285(79)90017-3</w:t>
      </w:r>
    </w:p>
    <w:p w14:paraId="4AE3060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Insausti, R., Amaral, D. G., &amp; Cowan, W. M. (1987). The entorhinal cortex of the monkey: II. Cortical afferents. </w:t>
      </w:r>
      <w:r w:rsidRPr="00FC61D4">
        <w:rPr>
          <w:rFonts w:ascii="Calibri" w:hAnsi="Calibri" w:cs="Calibri"/>
          <w:i/>
          <w:iCs/>
          <w:noProof/>
          <w:szCs w:val="24"/>
        </w:rPr>
        <w:t>The Journal of Comparative Neurology</w:t>
      </w:r>
      <w:r w:rsidRPr="00FC61D4">
        <w:rPr>
          <w:rFonts w:ascii="Calibri" w:hAnsi="Calibri" w:cs="Calibri"/>
          <w:noProof/>
          <w:szCs w:val="24"/>
        </w:rPr>
        <w:t xml:space="preserve">, </w:t>
      </w:r>
      <w:r w:rsidRPr="00FC61D4">
        <w:rPr>
          <w:rFonts w:ascii="Calibri" w:hAnsi="Calibri" w:cs="Calibri"/>
          <w:i/>
          <w:iCs/>
          <w:noProof/>
          <w:szCs w:val="24"/>
        </w:rPr>
        <w:t>264</w:t>
      </w:r>
      <w:r w:rsidRPr="00FC61D4">
        <w:rPr>
          <w:rFonts w:ascii="Calibri" w:hAnsi="Calibri" w:cs="Calibri"/>
          <w:noProof/>
          <w:szCs w:val="24"/>
        </w:rPr>
        <w:t>(3), 356–395. http://doi.org/10.1002/cne.902640306</w:t>
      </w:r>
    </w:p>
    <w:p w14:paraId="026BE5A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Jeneson, A., Mauldin, K. N., &amp; Squire, L. R. (2010). Intact Working Memory for Relational Information after Medial Temporal Lobe Damage.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(41), 13624–13629. http://doi.org/10.1523/JNEUROSCI.2895-10.2010</w:t>
      </w:r>
    </w:p>
    <w:p w14:paraId="00563C1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Julian, J. B., Ryan, J., Hamilton, R. H., Epstein, R. A., Julian, J. B., Ryan, J., … Epstein, R. A. (2016). The Occipital Place Area Is Causally Involved in Representing Environmental Boundaries during Report The Occipital Place Area Is Causally Involved in Representing Environmental Boundaries during Navigation, 1104–1109.</w:t>
      </w:r>
    </w:p>
    <w:p w14:paraId="074B307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Juliani, A. (2016). Simple Reinforcement Learning with Tensorflow Part 8: Asynchronous Actor-Critic Agents (A3C). Retrieved from https://medium.com/emergent-future/simple-reinforcement-learning-with-tensorflow-part-8-asynchronous-actor-critic-agents-a3c-c88f72a5e9f2</w:t>
      </w:r>
    </w:p>
    <w:p w14:paraId="6A8E4ED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Kesner, R. P., Gilbert, P. E., &amp; Barua, L. A. (2002). The role of the hippocampus in memory for the temporal order of a sequence of odors.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116</w:t>
      </w:r>
      <w:r w:rsidRPr="00FC61D4">
        <w:rPr>
          <w:rFonts w:ascii="Calibri" w:hAnsi="Calibri" w:cs="Calibri"/>
          <w:noProof/>
          <w:szCs w:val="24"/>
        </w:rPr>
        <w:t>(2), 286–290. http://doi.org/10.1037/0735-7044.116.2.286</w:t>
      </w:r>
    </w:p>
    <w:p w14:paraId="707357F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Kessels, R. P. C., van Zandvoort, M. J. E., Postma, A., Kappelle, L. J., &amp; de Haan, E. H. F. (2000). The Corsi Block-Tapping Task: Standardization and Normative Data. </w:t>
      </w:r>
      <w:r w:rsidRPr="00FC61D4">
        <w:rPr>
          <w:rFonts w:ascii="Calibri" w:hAnsi="Calibri" w:cs="Calibri"/>
          <w:i/>
          <w:iCs/>
          <w:noProof/>
          <w:szCs w:val="24"/>
        </w:rPr>
        <w:t>Applied Neuropsychology</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(4), 252–258. http://doi.org/10.1207/S15324826AN0704_8</w:t>
      </w:r>
    </w:p>
    <w:p w14:paraId="1403982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Knierim, J. J., &amp; Neunuebel, J. P. (2016). Tracking the flow of hippocampal computation: Pattern separation, pattern completion, and attractor dynamics. </w:t>
      </w:r>
      <w:r w:rsidRPr="00FC61D4">
        <w:rPr>
          <w:rFonts w:ascii="Calibri" w:hAnsi="Calibri" w:cs="Calibri"/>
          <w:i/>
          <w:iCs/>
          <w:noProof/>
          <w:szCs w:val="24"/>
        </w:rPr>
        <w:t>Neurobiology of Learning and Memory</w:t>
      </w:r>
      <w:r w:rsidRPr="00FC61D4">
        <w:rPr>
          <w:rFonts w:ascii="Calibri" w:hAnsi="Calibri" w:cs="Calibri"/>
          <w:noProof/>
          <w:szCs w:val="24"/>
        </w:rPr>
        <w:t xml:space="preserve">, </w:t>
      </w:r>
      <w:r w:rsidRPr="00FC61D4">
        <w:rPr>
          <w:rFonts w:ascii="Calibri" w:hAnsi="Calibri" w:cs="Calibri"/>
          <w:i/>
          <w:iCs/>
          <w:noProof/>
          <w:szCs w:val="24"/>
        </w:rPr>
        <w:t>129</w:t>
      </w:r>
      <w:r w:rsidRPr="00FC61D4">
        <w:rPr>
          <w:rFonts w:ascii="Calibri" w:hAnsi="Calibri" w:cs="Calibri"/>
          <w:noProof/>
          <w:szCs w:val="24"/>
        </w:rPr>
        <w:t>, 38–49. http://doi.org/10.1016/j.nlm.2015.10.008</w:t>
      </w:r>
    </w:p>
    <w:p w14:paraId="68F09A6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Kolarik, B. S., Baer, T., Shahlaie, K., Yonelinas, A. P., &amp; Ekstrom, A. D. (2017). Close but no cigar: Spatial precision deficits following medial temporal lobe lesions provide novel insight into theoretical models of navigation and memory. </w:t>
      </w:r>
      <w:r w:rsidRPr="00FC61D4">
        <w:rPr>
          <w:rFonts w:ascii="Calibri" w:hAnsi="Calibri" w:cs="Calibri"/>
          <w:i/>
          <w:iCs/>
          <w:noProof/>
          <w:szCs w:val="24"/>
        </w:rPr>
        <w:t>Hippocampus</w:t>
      </w:r>
      <w:r w:rsidRPr="00FC61D4">
        <w:rPr>
          <w:rFonts w:ascii="Calibri" w:hAnsi="Calibri" w:cs="Calibri"/>
          <w:noProof/>
          <w:szCs w:val="24"/>
        </w:rPr>
        <w:t>, (August), 1–11. http://doi.org/10.1002/hipo.22801</w:t>
      </w:r>
    </w:p>
    <w:p w14:paraId="716169B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Kolarik, B. S., Shahlaie, K., Hassan, A., Borders, A. A., Kaufman, K. C., Gurkoff, G., … Ekstrom, A. D. (2016). Impairments in precision, rather than spatial strategy, characterize performance on the virtual Morris Water Maze: A case study.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80</w:t>
      </w:r>
      <w:r w:rsidRPr="00FC61D4">
        <w:rPr>
          <w:rFonts w:ascii="Calibri" w:hAnsi="Calibri" w:cs="Calibri"/>
          <w:noProof/>
          <w:szCs w:val="24"/>
        </w:rPr>
        <w:t>, 90–101. http://doi.org/10.1016/j.neuropsychologia.2015.11.013</w:t>
      </w:r>
    </w:p>
    <w:p w14:paraId="41227A8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Konkel, A. (2009). Relational memory and the hippocampus: Representations and methods. </w:t>
      </w:r>
      <w:r w:rsidRPr="00FC61D4">
        <w:rPr>
          <w:rFonts w:ascii="Calibri" w:hAnsi="Calibri" w:cs="Calibri"/>
          <w:i/>
          <w:iCs/>
          <w:noProof/>
          <w:szCs w:val="24"/>
        </w:rPr>
        <w:t>Frontiers in Neuroscience</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(2), 166–174. http://doi.org/10.3389/neuro.01.023.2009</w:t>
      </w:r>
    </w:p>
    <w:p w14:paraId="62C4A66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Konkel, A., Warren, D. E., Duff, M. C., Tranel, D. N., &amp; Cohen, N. J. (2008). Hippocampal amnesia impairs all manner of relational memory. </w:t>
      </w:r>
      <w:r w:rsidRPr="00FC61D4">
        <w:rPr>
          <w:rFonts w:ascii="Calibri" w:hAnsi="Calibri" w:cs="Calibri"/>
          <w:i/>
          <w:iCs/>
          <w:noProof/>
          <w:szCs w:val="24"/>
        </w:rPr>
        <w:t>Frontiers in Human Neuroscience</w:t>
      </w:r>
      <w:r w:rsidRPr="00FC61D4">
        <w:rPr>
          <w:rFonts w:ascii="Calibri" w:hAnsi="Calibri" w:cs="Calibri"/>
          <w:noProof/>
          <w:szCs w:val="24"/>
        </w:rPr>
        <w:t xml:space="preserve">, </w:t>
      </w:r>
      <w:r w:rsidRPr="00FC61D4">
        <w:rPr>
          <w:rFonts w:ascii="Calibri" w:hAnsi="Calibri" w:cs="Calibri"/>
          <w:i/>
          <w:iCs/>
          <w:noProof/>
          <w:szCs w:val="24"/>
        </w:rPr>
        <w:t>2</w:t>
      </w:r>
      <w:r w:rsidRPr="00FC61D4">
        <w:rPr>
          <w:rFonts w:ascii="Calibri" w:hAnsi="Calibri" w:cs="Calibri"/>
          <w:noProof/>
          <w:szCs w:val="24"/>
        </w:rPr>
        <w:t>(October), 15. http://doi.org/10.3389/neuro.09.015.2008</w:t>
      </w:r>
    </w:p>
    <w:p w14:paraId="2D2F965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J., Brandon, M. P., Robinson, R. J., Connerney, M. A., Hasselmo, M. E., &amp; Eichenbaum, H. (2015a). During Running in Place, Grid Cells Integrate Elapsed Time and Distance Run.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88</w:t>
      </w:r>
      <w:r w:rsidRPr="00FC61D4">
        <w:rPr>
          <w:rFonts w:ascii="Calibri" w:hAnsi="Calibri" w:cs="Calibri"/>
          <w:noProof/>
          <w:szCs w:val="24"/>
        </w:rPr>
        <w:t>(3), 578–589. http://doi.org/10.1016/j.neuron.2015.09.031</w:t>
      </w:r>
    </w:p>
    <w:p w14:paraId="15A6EC1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J., Brandon, M. P., Robinson, R. J., Connerney, M. A., Hasselmo, M. E., &amp; Eichenbaum, H. </w:t>
      </w:r>
      <w:r w:rsidRPr="00FC61D4">
        <w:rPr>
          <w:rFonts w:ascii="Calibri" w:hAnsi="Calibri" w:cs="Calibri"/>
          <w:noProof/>
          <w:szCs w:val="24"/>
        </w:rPr>
        <w:lastRenderedPageBreak/>
        <w:t xml:space="preserve">(2015b). During Running in Place, Grid Cells Integrate Elapsed Time and Distance Run.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88</w:t>
      </w:r>
      <w:r w:rsidRPr="00FC61D4">
        <w:rPr>
          <w:rFonts w:ascii="Calibri" w:hAnsi="Calibri" w:cs="Calibri"/>
          <w:noProof/>
          <w:szCs w:val="24"/>
        </w:rPr>
        <w:t>(3), 578–589. http://doi.org/10.1016/j.neuron.2015.09.031</w:t>
      </w:r>
    </w:p>
    <w:p w14:paraId="3FBCAE9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Kraus, B., Robinson, R., White, J., Eichenbaum, H., &amp; Hasselmo, M. (2013). Hippocampal “Time Cells”: Time versus Path Integration.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78</w:t>
      </w:r>
      <w:r w:rsidRPr="00FC61D4">
        <w:rPr>
          <w:rFonts w:ascii="Calibri" w:hAnsi="Calibri" w:cs="Calibri"/>
          <w:noProof/>
          <w:szCs w:val="24"/>
        </w:rPr>
        <w:t>(6), 1090–1101. http://doi.org/10.1016/j.neuron.2013.04.015</w:t>
      </w:r>
    </w:p>
    <w:p w14:paraId="448378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Kropff, E., Carmichael, J. E., Moser, M.-B., &amp; Moser, E. I. (2015). Speed cells in the medial entorhinal cortex.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523</w:t>
      </w:r>
      <w:r w:rsidRPr="00FC61D4">
        <w:rPr>
          <w:rFonts w:ascii="Calibri" w:hAnsi="Calibri" w:cs="Calibri"/>
          <w:noProof/>
          <w:szCs w:val="24"/>
        </w:rPr>
        <w:t>(7561), 419–424. http://doi.org/10.1038/nature14622</w:t>
      </w:r>
    </w:p>
    <w:p w14:paraId="02B6954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Kuhn, H. W. (1956). Variants of the hungarian method for assignment problems. </w:t>
      </w:r>
      <w:r w:rsidRPr="00FC61D4">
        <w:rPr>
          <w:rFonts w:ascii="Calibri" w:hAnsi="Calibri" w:cs="Calibri"/>
          <w:i/>
          <w:iCs/>
          <w:noProof/>
          <w:szCs w:val="24"/>
        </w:rPr>
        <w:t>Naval Research Logistics Quarterly</w:t>
      </w:r>
      <w:r w:rsidRPr="00FC61D4">
        <w:rPr>
          <w:rFonts w:ascii="Calibri" w:hAnsi="Calibri" w:cs="Calibri"/>
          <w:noProof/>
          <w:szCs w:val="24"/>
        </w:rPr>
        <w:t xml:space="preserve">, </w:t>
      </w:r>
      <w:r w:rsidRPr="00FC61D4">
        <w:rPr>
          <w:rFonts w:ascii="Calibri" w:hAnsi="Calibri" w:cs="Calibri"/>
          <w:i/>
          <w:iCs/>
          <w:noProof/>
          <w:szCs w:val="24"/>
        </w:rPr>
        <w:t>3</w:t>
      </w:r>
      <w:r w:rsidRPr="00FC61D4">
        <w:rPr>
          <w:rFonts w:ascii="Calibri" w:hAnsi="Calibri" w:cs="Calibri"/>
          <w:noProof/>
          <w:szCs w:val="24"/>
        </w:rPr>
        <w:t>(4), 253–258. http://doi.org/10.1002/nav.3800030404</w:t>
      </w:r>
    </w:p>
    <w:p w14:paraId="318A46E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Kuhn, H. W. (2010). The Hungarian Method for the Assignment Problem. In </w:t>
      </w:r>
      <w:r w:rsidRPr="00FC61D4">
        <w:rPr>
          <w:rFonts w:ascii="Calibri" w:hAnsi="Calibri" w:cs="Calibri"/>
          <w:i/>
          <w:iCs/>
          <w:noProof/>
          <w:szCs w:val="24"/>
        </w:rPr>
        <w:t>50 Years of Integer Programming 1958-2008</w:t>
      </w:r>
      <w:r w:rsidRPr="00FC61D4">
        <w:rPr>
          <w:rFonts w:ascii="Calibri" w:hAnsi="Calibri" w:cs="Calibri"/>
          <w:noProof/>
          <w:szCs w:val="24"/>
        </w:rPr>
        <w:t xml:space="preserve"> (pp. 29–47). Berlin, Heidelberg, Heidelberg: Springer Berlin Heidelberg. http://doi.org/10.1007/978-3-540-68279-0_2</w:t>
      </w:r>
    </w:p>
    <w:p w14:paraId="20CF9C1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Kuliga, S. F., Thrash, T., Dalton, R. C., &amp; Hölscher, C. (2015). Virtual reality as an empirical research tool - Exploring user experience in a real building and a corresponding virtual model. </w:t>
      </w:r>
      <w:r w:rsidRPr="00FC61D4">
        <w:rPr>
          <w:rFonts w:ascii="Calibri" w:hAnsi="Calibri" w:cs="Calibri"/>
          <w:i/>
          <w:iCs/>
          <w:noProof/>
          <w:szCs w:val="24"/>
        </w:rPr>
        <w:t>Computers, Environment and Urban Systems</w:t>
      </w:r>
      <w:r w:rsidRPr="00FC61D4">
        <w:rPr>
          <w:rFonts w:ascii="Calibri" w:hAnsi="Calibri" w:cs="Calibri"/>
          <w:noProof/>
          <w:szCs w:val="24"/>
        </w:rPr>
        <w:t xml:space="preserve">, </w:t>
      </w:r>
      <w:r w:rsidRPr="00FC61D4">
        <w:rPr>
          <w:rFonts w:ascii="Calibri" w:hAnsi="Calibri" w:cs="Calibri"/>
          <w:i/>
          <w:iCs/>
          <w:noProof/>
          <w:szCs w:val="24"/>
        </w:rPr>
        <w:t>54</w:t>
      </w:r>
      <w:r w:rsidRPr="00FC61D4">
        <w:rPr>
          <w:rFonts w:ascii="Calibri" w:hAnsi="Calibri" w:cs="Calibri"/>
          <w:noProof/>
          <w:szCs w:val="24"/>
        </w:rPr>
        <w:t>, 363–375. http://doi.org/10.1016/j.compenvurbsys.2015.09.006</w:t>
      </w:r>
    </w:p>
    <w:p w14:paraId="57A2D18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Kumaran, D., Hassabis, D., &amp; McClelland, J. L. (2016). What Learning Systems do Intelligent Agents Need? Complementary Learning Systems Theory Updated.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20</w:t>
      </w:r>
      <w:r w:rsidRPr="00FC61D4">
        <w:rPr>
          <w:rFonts w:ascii="Calibri" w:hAnsi="Calibri" w:cs="Calibri"/>
          <w:noProof/>
          <w:szCs w:val="24"/>
        </w:rPr>
        <w:t>(7), 512–534. http://doi.org/10.1016/j.tics.2016.05.004</w:t>
      </w:r>
    </w:p>
    <w:p w14:paraId="1C4C047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Kveraga, K., &amp; Bar, M. (2015). </w:t>
      </w:r>
      <w:r w:rsidRPr="00FC61D4">
        <w:rPr>
          <w:rFonts w:ascii="Calibri" w:hAnsi="Calibri" w:cs="Calibri"/>
          <w:i/>
          <w:iCs/>
          <w:noProof/>
          <w:szCs w:val="24"/>
        </w:rPr>
        <w:t>Scene Vision: Making Sense of What We See</w:t>
      </w:r>
      <w:r w:rsidRPr="00FC61D4">
        <w:rPr>
          <w:rFonts w:ascii="Calibri" w:hAnsi="Calibri" w:cs="Calibri"/>
          <w:noProof/>
          <w:szCs w:val="24"/>
        </w:rPr>
        <w:t>. http://doi.org/10.1177/0301006615600645</w:t>
      </w:r>
    </w:p>
    <w:p w14:paraId="2B54822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Lee, A. C. H., Buckley, M. J., Pegman, S. J., Spiers, H., Scahill, V. L., Gaffan, D., … Graham, K. S. (2005). Specialization in the medial temporal lobe for processing of objects and scenes.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15</w:t>
      </w:r>
      <w:r w:rsidRPr="00FC61D4">
        <w:rPr>
          <w:rFonts w:ascii="Calibri" w:hAnsi="Calibri" w:cs="Calibri"/>
          <w:noProof/>
          <w:szCs w:val="24"/>
        </w:rPr>
        <w:t>(6), 782–797. http://doi.org/10.1002/hipo.20101</w:t>
      </w:r>
    </w:p>
    <w:p w14:paraId="6411F71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Leutgeb, J. K., Leutgeb, S., Moser, M.-B., &amp; Moser, E. I. (2007). Pattern Separation in the Dentate Gyrus and CA3 of the Hippocampus.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315</w:t>
      </w:r>
      <w:r w:rsidRPr="00FC61D4">
        <w:rPr>
          <w:rFonts w:ascii="Calibri" w:hAnsi="Calibri" w:cs="Calibri"/>
          <w:noProof/>
          <w:szCs w:val="24"/>
        </w:rPr>
        <w:t>(5814), 961–966. http://doi.org/10.1126/science.1135801</w:t>
      </w:r>
    </w:p>
    <w:p w14:paraId="2041474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Levitt, T. S., &amp; Lawton, D. T. (1990). Qualitative navigation for mobile robots. </w:t>
      </w:r>
      <w:r w:rsidRPr="00FC61D4">
        <w:rPr>
          <w:rFonts w:ascii="Calibri" w:hAnsi="Calibri" w:cs="Calibri"/>
          <w:i/>
          <w:iCs/>
          <w:noProof/>
          <w:szCs w:val="24"/>
        </w:rPr>
        <w:t>Artificial Intelligence</w:t>
      </w:r>
      <w:r w:rsidRPr="00FC61D4">
        <w:rPr>
          <w:rFonts w:ascii="Calibri" w:hAnsi="Calibri" w:cs="Calibri"/>
          <w:noProof/>
          <w:szCs w:val="24"/>
        </w:rPr>
        <w:t xml:space="preserve">, </w:t>
      </w:r>
      <w:r w:rsidRPr="00FC61D4">
        <w:rPr>
          <w:rFonts w:ascii="Calibri" w:hAnsi="Calibri" w:cs="Calibri"/>
          <w:i/>
          <w:iCs/>
          <w:noProof/>
          <w:szCs w:val="24"/>
        </w:rPr>
        <w:t>44</w:t>
      </w:r>
      <w:r w:rsidRPr="00FC61D4">
        <w:rPr>
          <w:rFonts w:ascii="Calibri" w:hAnsi="Calibri" w:cs="Calibri"/>
          <w:noProof/>
          <w:szCs w:val="24"/>
        </w:rPr>
        <w:t>(3), 305–360. http://doi.org/10.1016/0004-3702(90)90027-W</w:t>
      </w:r>
    </w:p>
    <w:p w14:paraId="03578C4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Libby, L. A., Hannula, D. E., &amp; Ranganath, C. (2014). Medial Temporal Lobe Coding of Item and Spatial Information during Relational Binding in Working Memory. </w:t>
      </w:r>
      <w:r w:rsidRPr="00FC61D4">
        <w:rPr>
          <w:rFonts w:ascii="Calibri" w:hAnsi="Calibri" w:cs="Calibri"/>
          <w:i/>
          <w:iCs/>
          <w:noProof/>
          <w:szCs w:val="24"/>
        </w:rPr>
        <w:t>Journal of Neuroscience</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(43), 14233–14242. http://doi.org/10.1523/JNEUROSCI.0655-14.2014</w:t>
      </w:r>
    </w:p>
    <w:p w14:paraId="50ACC5A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Lucas, H. D., Duff, M. C., &amp; Cohen, N. J. (2017). The hippocampus promotes effective saccadic information gathering in humans. In </w:t>
      </w:r>
      <w:r w:rsidRPr="00FC61D4">
        <w:rPr>
          <w:rFonts w:ascii="Calibri" w:hAnsi="Calibri" w:cs="Calibri"/>
          <w:i/>
          <w:iCs/>
          <w:noProof/>
          <w:szCs w:val="24"/>
        </w:rPr>
        <w:t>Cognitive Neuroscience Society 24th Annual Meeting</w:t>
      </w:r>
      <w:r w:rsidRPr="00FC61D4">
        <w:rPr>
          <w:rFonts w:ascii="Calibri" w:hAnsi="Calibri" w:cs="Calibri"/>
          <w:noProof/>
          <w:szCs w:val="24"/>
        </w:rPr>
        <w:t>. San Francisco.</w:t>
      </w:r>
    </w:p>
    <w:p w14:paraId="0F274CF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Lucas, H. D., Monti, J. M., Mcauley, E., Watson, P. D., Kramer, A. F., &amp; Cohen, N. J. (2016). Relational Memory and Self-Efficacy Measures Reveal Distinct Profiles of Subjective Memory Concerns in Older Adults. </w:t>
      </w:r>
      <w:r w:rsidRPr="00FC61D4">
        <w:rPr>
          <w:rFonts w:ascii="Calibri" w:hAnsi="Calibri" w:cs="Calibri"/>
          <w:i/>
          <w:iCs/>
          <w:noProof/>
          <w:szCs w:val="24"/>
        </w:rPr>
        <w:t xml:space="preserve">Neuropsychology </w:t>
      </w:r>
      <w:r w:rsidRPr="00FC61D4">
        <w:rPr>
          <w:rFonts w:ascii="Calibri" w:hAnsi="Calibri" w:cs="Calibri"/>
          <w:noProof/>
          <w:szCs w:val="24"/>
        </w:rPr>
        <w:t xml:space="preserve">, </w:t>
      </w:r>
      <w:r w:rsidRPr="00FC61D4">
        <w:rPr>
          <w:rFonts w:ascii="Calibri" w:hAnsi="Calibri" w:cs="Calibri"/>
          <w:i/>
          <w:iCs/>
          <w:noProof/>
          <w:szCs w:val="24"/>
        </w:rPr>
        <w:t>30</w:t>
      </w:r>
      <w:r w:rsidRPr="00FC61D4">
        <w:rPr>
          <w:rFonts w:ascii="Calibri" w:hAnsi="Calibri" w:cs="Calibri"/>
          <w:noProof/>
          <w:szCs w:val="24"/>
        </w:rPr>
        <w:t>(5), 568–578. http://doi.org/10.1037/neu0000275</w:t>
      </w:r>
    </w:p>
    <w:p w14:paraId="71BF990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M.Cover, T. (2006). </w:t>
      </w:r>
      <w:r w:rsidRPr="00FC61D4">
        <w:rPr>
          <w:rFonts w:ascii="Calibri" w:hAnsi="Calibri" w:cs="Calibri"/>
          <w:i/>
          <w:iCs/>
          <w:noProof/>
          <w:szCs w:val="24"/>
        </w:rPr>
        <w:t>Elements Of Information Theory</w:t>
      </w:r>
      <w:r w:rsidRPr="00FC61D4">
        <w:rPr>
          <w:rFonts w:ascii="Calibri" w:hAnsi="Calibri" w:cs="Calibri"/>
          <w:noProof/>
          <w:szCs w:val="24"/>
        </w:rPr>
        <w:t xml:space="preserve"> (2nd ed.). Wiley. Retrieved from </w:t>
      </w:r>
      <w:r w:rsidRPr="00FC61D4">
        <w:rPr>
          <w:rFonts w:ascii="Calibri" w:hAnsi="Calibri" w:cs="Calibri"/>
          <w:noProof/>
          <w:szCs w:val="24"/>
        </w:rPr>
        <w:lastRenderedPageBreak/>
        <w:t>http://books.google.fr/books?id=VWq5GG6ycxMC&amp;printsec=frontcover&amp;dq=intitle:Elements+of+Information+Theory&amp;hl=&amp;cd=1&amp;source=gbs_api%5Cnpapers2://publication/uuid/BAF426F8-5A4F-44A4-8333-FA8187160D9B</w:t>
      </w:r>
    </w:p>
    <w:p w14:paraId="5E5DCB4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Maguire, E. A., Burgess, N., O’Keefe, J., &amp; O’Keefe, J. (1999). Human spatial navigation: cognitive maps, sexual dimorphism, and neural substrates. </w:t>
      </w:r>
      <w:r w:rsidRPr="00FC61D4">
        <w:rPr>
          <w:rFonts w:ascii="Calibri" w:hAnsi="Calibri" w:cs="Calibri"/>
          <w:i/>
          <w:iCs/>
          <w:noProof/>
          <w:szCs w:val="24"/>
        </w:rPr>
        <w:t>Current Opinion in Neurobiology</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(2), 171–7. http://doi.org/10.1016/S1474-4422(08)70216-3</w:t>
      </w:r>
    </w:p>
    <w:p w14:paraId="4F4D204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Mandelbrot, B. (1967). How Long Is the Coast of Britain? Statistical Self-Similarity and Fractional Dimension.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156</w:t>
      </w:r>
      <w:r w:rsidRPr="00FC61D4">
        <w:rPr>
          <w:rFonts w:ascii="Calibri" w:hAnsi="Calibri" w:cs="Calibri"/>
          <w:noProof/>
          <w:szCs w:val="24"/>
        </w:rPr>
        <w:t>(3775), 636–638. http://doi.org/10.1126/science.156.3775.636</w:t>
      </w:r>
    </w:p>
    <w:p w14:paraId="5CDB9BA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Marr, D. (1971). </w:t>
      </w:r>
      <w:r w:rsidRPr="00FC61D4">
        <w:rPr>
          <w:rFonts w:ascii="Calibri" w:hAnsi="Calibri" w:cs="Calibri"/>
          <w:i/>
          <w:iCs/>
          <w:noProof/>
          <w:szCs w:val="24"/>
        </w:rPr>
        <w:t>Simple Memory: A Theory for Archicortex</w:t>
      </w:r>
      <w:r w:rsidRPr="00FC61D4">
        <w:rPr>
          <w:rFonts w:ascii="Calibri" w:hAnsi="Calibri" w:cs="Calibri"/>
          <w:noProof/>
          <w:szCs w:val="24"/>
        </w:rPr>
        <w:t>. Cambridge, MA: Royal Society Publishing. http://doi.org/10.1098/rspa.1983.0054</w:t>
      </w:r>
    </w:p>
    <w:p w14:paraId="6FEE61E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McHugh, T. J., Jones, M. W., Quinn, J. J., Balthasar, N., Coppari, R., Elmquist, J. K., … Tonegawa, S. (2007). Dentate Gyrus NMDA Receptors Mediate Rapid Pattern Separation in the Hippocampal Network.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317</w:t>
      </w:r>
      <w:r w:rsidRPr="00FC61D4">
        <w:rPr>
          <w:rFonts w:ascii="Calibri" w:hAnsi="Calibri" w:cs="Calibri"/>
          <w:noProof/>
          <w:szCs w:val="24"/>
        </w:rPr>
        <w:t>(5834), 94–99. http://doi.org/10.1126/science.1140263</w:t>
      </w:r>
    </w:p>
    <w:p w14:paraId="272EC2C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McKenzie, S., Frank, A. J., Kinsky, N. R., Porter, B., Rivière, P. D., &amp; Eichenbaum, H. (2014). Hippocampal Representation of Related and Opposing Memories Develop within Distinct, Hierarchically Organized Neural Schemas.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83</w:t>
      </w:r>
      <w:r w:rsidRPr="00FC61D4">
        <w:rPr>
          <w:rFonts w:ascii="Calibri" w:hAnsi="Calibri" w:cs="Calibri"/>
          <w:noProof/>
          <w:szCs w:val="24"/>
        </w:rPr>
        <w:t>(1), 202–215. http://doi.org/10.1016/j.neuron.2014.05.019</w:t>
      </w:r>
    </w:p>
    <w:p w14:paraId="47F2D01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Mirowski, P., Pascanu, R., Viola, F., Soyer, H., Ballard, A. J., Banino, A., … London, D. (2017). Learning To Navigate in Complex Environments.</w:t>
      </w:r>
    </w:p>
    <w:p w14:paraId="4926CC7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Moffat, S. D. (2009). Aging and spatial navigation: What do we know and where do we go? </w:t>
      </w:r>
      <w:r w:rsidRPr="00FC61D4">
        <w:rPr>
          <w:rFonts w:ascii="Calibri" w:hAnsi="Calibri" w:cs="Calibri"/>
          <w:i/>
          <w:iCs/>
          <w:noProof/>
          <w:szCs w:val="24"/>
        </w:rPr>
        <w:t>Neuropsychology Review</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(4), 478–489. http://doi.org/10.1007/s11065-009-9120-3</w:t>
      </w:r>
    </w:p>
    <w:p w14:paraId="707FBD1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Moffat, S. D., &amp; Resnick, S. M. (2002). Effects of age on virtual environment place navigation and allocentric cognitive mapping. </w:t>
      </w:r>
      <w:r w:rsidRPr="00FC61D4">
        <w:rPr>
          <w:rFonts w:ascii="Calibri" w:hAnsi="Calibri" w:cs="Calibri"/>
          <w:i/>
          <w:iCs/>
          <w:noProof/>
          <w:szCs w:val="24"/>
        </w:rPr>
        <w:t>Behavioral Neuroscience</w:t>
      </w:r>
      <w:r w:rsidRPr="00FC61D4">
        <w:rPr>
          <w:rFonts w:ascii="Calibri" w:hAnsi="Calibri" w:cs="Calibri"/>
          <w:noProof/>
          <w:szCs w:val="24"/>
        </w:rPr>
        <w:t xml:space="preserve">, </w:t>
      </w:r>
      <w:r w:rsidRPr="00FC61D4">
        <w:rPr>
          <w:rFonts w:ascii="Calibri" w:hAnsi="Calibri" w:cs="Calibri"/>
          <w:i/>
          <w:iCs/>
          <w:noProof/>
          <w:szCs w:val="24"/>
        </w:rPr>
        <w:t>116</w:t>
      </w:r>
      <w:r w:rsidRPr="00FC61D4">
        <w:rPr>
          <w:rFonts w:ascii="Calibri" w:hAnsi="Calibri" w:cs="Calibri"/>
          <w:noProof/>
          <w:szCs w:val="24"/>
        </w:rPr>
        <w:t>(5), 851–9. Retrieved from http://www.ncbi.nlm.nih.gov/pubmed/12369805</w:t>
      </w:r>
    </w:p>
    <w:p w14:paraId="6F85E17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Monti, J. M., Cooke, G. E., Watson, P. D., Voss, M. W., Kramer, A. F., &amp; Cohen, N. J. (2015). Relating Hippocampus to Relational Memory Processing across Domains and Delays. </w:t>
      </w:r>
      <w:r w:rsidRPr="00FC61D4">
        <w:rPr>
          <w:rFonts w:ascii="Calibri" w:hAnsi="Calibri" w:cs="Calibri"/>
          <w:i/>
          <w:iCs/>
          <w:noProof/>
          <w:szCs w:val="24"/>
        </w:rPr>
        <w:t>Journal of Cognitive Neuroscience</w:t>
      </w:r>
      <w:r w:rsidRPr="00FC61D4">
        <w:rPr>
          <w:rFonts w:ascii="Calibri" w:hAnsi="Calibri" w:cs="Calibri"/>
          <w:noProof/>
          <w:szCs w:val="24"/>
        </w:rPr>
        <w:t xml:space="preserve">, </w:t>
      </w:r>
      <w:r w:rsidRPr="00FC61D4">
        <w:rPr>
          <w:rFonts w:ascii="Calibri" w:hAnsi="Calibri" w:cs="Calibri"/>
          <w:i/>
          <w:iCs/>
          <w:noProof/>
          <w:szCs w:val="24"/>
        </w:rPr>
        <w:t>27</w:t>
      </w:r>
      <w:r w:rsidRPr="00FC61D4">
        <w:rPr>
          <w:rFonts w:ascii="Calibri" w:hAnsi="Calibri" w:cs="Calibri"/>
          <w:noProof/>
          <w:szCs w:val="24"/>
        </w:rPr>
        <w:t>(2), 234–245. http://doi.org/10.1162/jocn_a_00717</w:t>
      </w:r>
    </w:p>
    <w:p w14:paraId="7E2852D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Morris, R. G. M. (1981). Spatial localization does not require the presence of local cues. </w:t>
      </w:r>
      <w:r w:rsidRPr="00FC61D4">
        <w:rPr>
          <w:rFonts w:ascii="Calibri" w:hAnsi="Calibri" w:cs="Calibri"/>
          <w:i/>
          <w:iCs/>
          <w:noProof/>
          <w:szCs w:val="24"/>
        </w:rPr>
        <w:t>Learning and Motivation</w:t>
      </w:r>
      <w:r w:rsidRPr="00FC61D4">
        <w:rPr>
          <w:rFonts w:ascii="Calibri" w:hAnsi="Calibri" w:cs="Calibri"/>
          <w:noProof/>
          <w:szCs w:val="24"/>
        </w:rPr>
        <w:t xml:space="preserve">, </w:t>
      </w:r>
      <w:r w:rsidRPr="00FC61D4">
        <w:rPr>
          <w:rFonts w:ascii="Calibri" w:hAnsi="Calibri" w:cs="Calibri"/>
          <w:i/>
          <w:iCs/>
          <w:noProof/>
          <w:szCs w:val="24"/>
        </w:rPr>
        <w:t>12</w:t>
      </w:r>
      <w:r w:rsidRPr="00FC61D4">
        <w:rPr>
          <w:rFonts w:ascii="Calibri" w:hAnsi="Calibri" w:cs="Calibri"/>
          <w:noProof/>
          <w:szCs w:val="24"/>
        </w:rPr>
        <w:t>(2), 239–260. http://doi.org/10.1016/0023-9690(81)90020-5</w:t>
      </w:r>
    </w:p>
    <w:p w14:paraId="6BFF31F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Morris, R. G. M., Garrud, P., Rawlins, J. N. P., &amp; O’Keefe, J. (1982). Place navigation impaired in rats with hippocampal lesions.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297</w:t>
      </w:r>
      <w:r w:rsidRPr="00FC61D4">
        <w:rPr>
          <w:rFonts w:ascii="Calibri" w:hAnsi="Calibri" w:cs="Calibri"/>
          <w:noProof/>
          <w:szCs w:val="24"/>
        </w:rPr>
        <w:t>(5868), 681–683. http://doi.org/10.1038/297681a0</w:t>
      </w:r>
    </w:p>
    <w:p w14:paraId="382C903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Muller, R. U., &amp; Kubie, J. L. (1987). The effects of changes in the environment on the spatial firing of hippocampal complex-spike cells.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(7), 1951–68. Retrieved from http://www.ncbi.nlm.nih.gov/pubmed/3612226</w:t>
      </w:r>
    </w:p>
    <w:p w14:paraId="20A4A25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Munkres, J. (1957). Algorithms for the Assignment and Transportation Problems. </w:t>
      </w:r>
      <w:r w:rsidRPr="00FC61D4">
        <w:rPr>
          <w:rFonts w:ascii="Calibri" w:hAnsi="Calibri" w:cs="Calibri"/>
          <w:i/>
          <w:iCs/>
          <w:noProof/>
          <w:szCs w:val="24"/>
        </w:rPr>
        <w:t>Journal of the Society for Industrial and Applied Mathematics</w:t>
      </w:r>
      <w:r w:rsidRPr="00FC61D4">
        <w:rPr>
          <w:rFonts w:ascii="Calibri" w:hAnsi="Calibri" w:cs="Calibri"/>
          <w:noProof/>
          <w:szCs w:val="24"/>
        </w:rPr>
        <w:t xml:space="preserve">, </w:t>
      </w:r>
      <w:r w:rsidRPr="00FC61D4">
        <w:rPr>
          <w:rFonts w:ascii="Calibri" w:hAnsi="Calibri" w:cs="Calibri"/>
          <w:i/>
          <w:iCs/>
          <w:noProof/>
          <w:szCs w:val="24"/>
        </w:rPr>
        <w:t>5</w:t>
      </w:r>
      <w:r w:rsidRPr="00FC61D4">
        <w:rPr>
          <w:rFonts w:ascii="Calibri" w:hAnsi="Calibri" w:cs="Calibri"/>
          <w:noProof/>
          <w:szCs w:val="24"/>
        </w:rPr>
        <w:t>(1), 32–38. http://doi.org/10.1137/0105003</w:t>
      </w:r>
    </w:p>
    <w:p w14:paraId="66F389D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Murray, E. A., Gaffan, D., &amp; Mishkin, M. (1993). Neural substrates of visual stimulus-stimulus association in rhesus monkeys.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13</w:t>
      </w:r>
      <w:r w:rsidRPr="00FC61D4">
        <w:rPr>
          <w:rFonts w:ascii="Calibri" w:hAnsi="Calibri" w:cs="Calibri"/>
          <w:noProof/>
          <w:szCs w:val="24"/>
        </w:rPr>
        <w:t>(10), 4549–61. Retrieved from http://www.ncbi.nlm.nih.gov/pubmed/8410203</w:t>
      </w:r>
    </w:p>
    <w:p w14:paraId="27FCC2F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Nakazawa, K., Quirk, M. C., Chitwood, R. A. R. A., Watanabe, M., Yeckel, M. F. M. F., Sun, L. D. L. D., … </w:t>
      </w:r>
      <w:r w:rsidRPr="00FC61D4">
        <w:rPr>
          <w:rFonts w:ascii="Calibri" w:hAnsi="Calibri" w:cs="Calibri"/>
          <w:noProof/>
          <w:szCs w:val="24"/>
        </w:rPr>
        <w:lastRenderedPageBreak/>
        <w:t xml:space="preserve">Tonegawa, S. L. B. science. 297. 2002. 21. (2002). Requirement for Hippocampal CA3 NMDA Receptors in Associative Memory Recall.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297</w:t>
      </w:r>
      <w:r w:rsidRPr="00FC61D4">
        <w:rPr>
          <w:rFonts w:ascii="Calibri" w:hAnsi="Calibri" w:cs="Calibri"/>
          <w:noProof/>
          <w:szCs w:val="24"/>
        </w:rPr>
        <w:t>(5579), 211–218. http://doi.org/10.1126/science.1071795.Requirement</w:t>
      </w:r>
    </w:p>
    <w:p w14:paraId="26D07C3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Naya, Y., &amp; Suzuki, W. A. (2011). Integrating What and When Across the Primate Medial Temporal Lobe.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333</w:t>
      </w:r>
      <w:r w:rsidRPr="00FC61D4">
        <w:rPr>
          <w:rFonts w:ascii="Calibri" w:hAnsi="Calibri" w:cs="Calibri"/>
          <w:noProof/>
          <w:szCs w:val="24"/>
        </w:rPr>
        <w:t>(6043), 773–776. http://doi.org/10.1126/science.1206773</w:t>
      </w:r>
    </w:p>
    <w:p w14:paraId="2739EE7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Neunuebel, J. P., &amp; Knierim, J. J. (2014). CA3 Retrieves Coherent Representations from Degraded Input: Direct Evidence for CA3 Pattern Completion and Dentate Gyrus Pattern Separation.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81</w:t>
      </w:r>
      <w:r w:rsidRPr="00FC61D4">
        <w:rPr>
          <w:rFonts w:ascii="Calibri" w:hAnsi="Calibri" w:cs="Calibri"/>
          <w:noProof/>
          <w:szCs w:val="24"/>
        </w:rPr>
        <w:t>(2), 416–427. http://doi.org/10.1016/j.neuron.2013.11.017</w:t>
      </w:r>
    </w:p>
    <w:p w14:paraId="747E5D0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Nielson, D. M., Smith, T. A., Sreekumar, V., Dennis, S., &amp; Sederberg, P. B. (2015). Human hippocampus represents space and time during retrieval of real-world memories.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112</w:t>
      </w:r>
      <w:r w:rsidRPr="00FC61D4">
        <w:rPr>
          <w:rFonts w:ascii="Calibri" w:hAnsi="Calibri" w:cs="Calibri"/>
          <w:noProof/>
          <w:szCs w:val="24"/>
        </w:rPr>
        <w:t>(35), 11078–11083. http://doi.org/10.1073/pnas.1507104112</w:t>
      </w:r>
    </w:p>
    <w:p w14:paraId="2EC434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Noether, E. (1971). Invariant variation problems. </w:t>
      </w:r>
      <w:r w:rsidRPr="00FC61D4">
        <w:rPr>
          <w:rFonts w:ascii="Calibri" w:hAnsi="Calibri" w:cs="Calibri"/>
          <w:i/>
          <w:iCs/>
          <w:noProof/>
          <w:szCs w:val="24"/>
        </w:rPr>
        <w:t>Transport Theory and Statistical Physics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186–207. http://doi.org/10.1080/00411457108231446</w:t>
      </w:r>
    </w:p>
    <w:p w14:paraId="3822EE6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(1991). An allocentric spatial model for the hippocampal cognitive map.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w:t>
      </w:r>
      <w:r w:rsidRPr="00FC61D4">
        <w:rPr>
          <w:rFonts w:ascii="Calibri" w:hAnsi="Calibri" w:cs="Calibri"/>
          <w:noProof/>
          <w:szCs w:val="24"/>
        </w:rPr>
        <w:t>(3), 230–235. http://doi.org/10.1002/hipo.450010303</w:t>
      </w:r>
    </w:p>
    <w:p w14:paraId="2F20EC4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Burgess, N. (1996). Geometric determinants of the place fields of hippocampal neurons. </w:t>
      </w:r>
      <w:r w:rsidRPr="00FC61D4">
        <w:rPr>
          <w:rFonts w:ascii="Calibri" w:hAnsi="Calibri" w:cs="Calibri"/>
          <w:i/>
          <w:iCs/>
          <w:noProof/>
          <w:szCs w:val="24"/>
        </w:rPr>
        <w:t>Nature</w:t>
      </w:r>
      <w:r w:rsidRPr="00FC61D4">
        <w:rPr>
          <w:rFonts w:ascii="Calibri" w:hAnsi="Calibri" w:cs="Calibri"/>
          <w:noProof/>
          <w:szCs w:val="24"/>
        </w:rPr>
        <w:t xml:space="preserve">, </w:t>
      </w:r>
      <w:r w:rsidRPr="00FC61D4">
        <w:rPr>
          <w:rFonts w:ascii="Calibri" w:hAnsi="Calibri" w:cs="Calibri"/>
          <w:i/>
          <w:iCs/>
          <w:noProof/>
          <w:szCs w:val="24"/>
        </w:rPr>
        <w:t>381</w:t>
      </w:r>
      <w:r w:rsidRPr="00FC61D4">
        <w:rPr>
          <w:rFonts w:ascii="Calibri" w:hAnsi="Calibri" w:cs="Calibri"/>
          <w:noProof/>
          <w:szCs w:val="24"/>
        </w:rPr>
        <w:t>(6581), 425–428. http://doi.org/10.1038/381425a0</w:t>
      </w:r>
    </w:p>
    <w:p w14:paraId="1D15AAE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Dostrovsky, J. (1971). The hippocampus as a spatial map. Preliminary evidence from unit activity in the freely-moving rat. </w:t>
      </w:r>
      <w:r w:rsidRPr="00FC61D4">
        <w:rPr>
          <w:rFonts w:ascii="Calibri" w:hAnsi="Calibri" w:cs="Calibri"/>
          <w:i/>
          <w:iCs/>
          <w:noProof/>
          <w:szCs w:val="24"/>
        </w:rPr>
        <w:t>Brain Research</w:t>
      </w:r>
      <w:r w:rsidRPr="00FC61D4">
        <w:rPr>
          <w:rFonts w:ascii="Calibri" w:hAnsi="Calibri" w:cs="Calibri"/>
          <w:noProof/>
          <w:szCs w:val="24"/>
        </w:rPr>
        <w:t xml:space="preserve">, </w:t>
      </w:r>
      <w:r w:rsidRPr="00FC61D4">
        <w:rPr>
          <w:rFonts w:ascii="Calibri" w:hAnsi="Calibri" w:cs="Calibri"/>
          <w:i/>
          <w:iCs/>
          <w:noProof/>
          <w:szCs w:val="24"/>
        </w:rPr>
        <w:t>34</w:t>
      </w:r>
      <w:r w:rsidRPr="00FC61D4">
        <w:rPr>
          <w:rFonts w:ascii="Calibri" w:hAnsi="Calibri" w:cs="Calibri"/>
          <w:noProof/>
          <w:szCs w:val="24"/>
        </w:rPr>
        <w:t>(1), 171–175. http://doi.org/10.1016/0006-8993(71)90358-1</w:t>
      </w:r>
    </w:p>
    <w:p w14:paraId="634B09F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O’Keefe, J., &amp; Nadel, L. (1978). </w:t>
      </w:r>
      <w:r w:rsidRPr="00FC61D4">
        <w:rPr>
          <w:rFonts w:ascii="Calibri" w:hAnsi="Calibri" w:cs="Calibri"/>
          <w:i/>
          <w:iCs/>
          <w:noProof/>
          <w:szCs w:val="24"/>
        </w:rPr>
        <w:t>The Hippocampus as a Cognitive Map</w:t>
      </w:r>
      <w:r w:rsidRPr="00FC61D4">
        <w:rPr>
          <w:rFonts w:ascii="Calibri" w:hAnsi="Calibri" w:cs="Calibri"/>
          <w:noProof/>
          <w:szCs w:val="24"/>
        </w:rPr>
        <w:t>. Oxford: Oxford University Press.</w:t>
      </w:r>
    </w:p>
    <w:p w14:paraId="50CAD1C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O’Reilly, R. C., &amp; Rudy, J. W. (2001). Conjunctive Representations in Learning and Memory: Principles of Cortical and Hippocampal Function.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108</w:t>
      </w:r>
      <w:r w:rsidRPr="00FC61D4">
        <w:rPr>
          <w:rFonts w:ascii="Calibri" w:hAnsi="Calibri" w:cs="Calibri"/>
          <w:noProof/>
          <w:szCs w:val="24"/>
        </w:rPr>
        <w:t>(1), 83–95. http://doi.org/10.1037//0033-295X.</w:t>
      </w:r>
    </w:p>
    <w:p w14:paraId="0FDD9E5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Pastalkova, E., Itskov, V., Amarasingham, A., &amp; Buzsaki, G. (2008). Internally Generated Cell Assembly Sequences in the Rat Hippocampus.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321</w:t>
      </w:r>
      <w:r w:rsidRPr="00FC61D4">
        <w:rPr>
          <w:rFonts w:ascii="Calibri" w:hAnsi="Calibri" w:cs="Calibri"/>
          <w:noProof/>
          <w:szCs w:val="24"/>
        </w:rPr>
        <w:t>(5894), 1322–1327. http://doi.org/10.1126/science.1159775</w:t>
      </w:r>
    </w:p>
    <w:p w14:paraId="44108FE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Paz, R., Gelbard-Sagiv, H., Mukamel, R., Harel, M., Malach, R., &amp; Fried, I. (2010). A neural substrate in the human hippocampus for linking successive events. </w:t>
      </w:r>
      <w:r w:rsidRPr="00FC61D4">
        <w:rPr>
          <w:rFonts w:ascii="Calibri" w:hAnsi="Calibri" w:cs="Calibri"/>
          <w:i/>
          <w:iCs/>
          <w:noProof/>
          <w:szCs w:val="24"/>
        </w:rPr>
        <w:t>Proceedings of the National Academy of Sciences</w:t>
      </w:r>
      <w:r w:rsidRPr="00FC61D4">
        <w:rPr>
          <w:rFonts w:ascii="Calibri" w:hAnsi="Calibri" w:cs="Calibri"/>
          <w:noProof/>
          <w:szCs w:val="24"/>
        </w:rPr>
        <w:t xml:space="preserve">, </w:t>
      </w:r>
      <w:r w:rsidRPr="00FC61D4">
        <w:rPr>
          <w:rFonts w:ascii="Calibri" w:hAnsi="Calibri" w:cs="Calibri"/>
          <w:i/>
          <w:iCs/>
          <w:noProof/>
          <w:szCs w:val="24"/>
        </w:rPr>
        <w:t>107</w:t>
      </w:r>
      <w:r w:rsidRPr="00FC61D4">
        <w:rPr>
          <w:rFonts w:ascii="Calibri" w:hAnsi="Calibri" w:cs="Calibri"/>
          <w:noProof/>
          <w:szCs w:val="24"/>
        </w:rPr>
        <w:t>(13), 6046–6051. http://doi.org/10.1073/pnas.0910834107</w:t>
      </w:r>
    </w:p>
    <w:p w14:paraId="4A6C728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Perrett, D. I., &amp; Oram, M. W. (1993). Neurophysiology of shape processing. </w:t>
      </w:r>
      <w:r w:rsidRPr="00FC61D4">
        <w:rPr>
          <w:rFonts w:ascii="Calibri" w:hAnsi="Calibri" w:cs="Calibri"/>
          <w:i/>
          <w:iCs/>
          <w:noProof/>
          <w:szCs w:val="24"/>
        </w:rPr>
        <w:t>Image and Vision Computing</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(6), 317–333. http://doi.org/10.1016/0262-8856(93)90011-5</w:t>
      </w:r>
    </w:p>
    <w:p w14:paraId="3D72329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Poucet, B. (1993). Spatial cognitive maps in animals: New hypotheses on their structure and neural mechanisms.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100</w:t>
      </w:r>
      <w:r w:rsidRPr="00FC61D4">
        <w:rPr>
          <w:rFonts w:ascii="Calibri" w:hAnsi="Calibri" w:cs="Calibri"/>
          <w:noProof/>
          <w:szCs w:val="24"/>
        </w:rPr>
        <w:t>(2), 163–182. http://doi.org/10.1037/0033-295X.100.2.163</w:t>
      </w:r>
    </w:p>
    <w:p w14:paraId="610C396D"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Ranck Jr, J. B. (1984). Head direction cells in the deep cell layer of dorsal presubiculum in freely moving rats. </w:t>
      </w:r>
      <w:r w:rsidRPr="00FC61D4">
        <w:rPr>
          <w:rFonts w:ascii="Calibri" w:hAnsi="Calibri" w:cs="Calibri"/>
          <w:i/>
          <w:iCs/>
          <w:noProof/>
          <w:szCs w:val="24"/>
        </w:rPr>
        <w:t>Soc Neurosci Abstr.</w:t>
      </w:r>
      <w:r w:rsidRPr="00FC61D4">
        <w:rPr>
          <w:rFonts w:ascii="Calibri" w:hAnsi="Calibri" w:cs="Calibri"/>
          <w:noProof/>
          <w:szCs w:val="24"/>
        </w:rPr>
        <w:t xml:space="preserve">, </w:t>
      </w:r>
      <w:r w:rsidRPr="00FC61D4">
        <w:rPr>
          <w:rFonts w:ascii="Calibri" w:hAnsi="Calibri" w:cs="Calibri"/>
          <w:i/>
          <w:iCs/>
          <w:noProof/>
          <w:szCs w:val="24"/>
        </w:rPr>
        <w:t>10</w:t>
      </w:r>
      <w:r w:rsidRPr="00FC61D4">
        <w:rPr>
          <w:rFonts w:ascii="Calibri" w:hAnsi="Calibri" w:cs="Calibri"/>
          <w:noProof/>
          <w:szCs w:val="24"/>
        </w:rPr>
        <w:t>(176), 12.</w:t>
      </w:r>
    </w:p>
    <w:p w14:paraId="2D03F1A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Ranganath, C., &amp; Blumenfeld, R. S. (2005). Doubts about double dissociations between short- and long-term memory.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9</w:t>
      </w:r>
      <w:r w:rsidRPr="00FC61D4">
        <w:rPr>
          <w:rFonts w:ascii="Calibri" w:hAnsi="Calibri" w:cs="Calibri"/>
          <w:noProof/>
          <w:szCs w:val="24"/>
        </w:rPr>
        <w:t>(8), 374–380. http://doi.org/10.1016/j.tics.2005.06.009</w:t>
      </w:r>
    </w:p>
    <w:p w14:paraId="0B5957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 xml:space="preserve">Ranganath, C., &amp; D’Esposito, M. (2001). Medial Temporal Lobe Activity Associated with Active Maintenance of Novel Information.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31</w:t>
      </w:r>
      <w:r w:rsidRPr="00FC61D4">
        <w:rPr>
          <w:rFonts w:ascii="Calibri" w:hAnsi="Calibri" w:cs="Calibri"/>
          <w:noProof/>
          <w:szCs w:val="24"/>
        </w:rPr>
        <w:t>(5), 865–873. http://doi.org/10.1016/S0896-6273(01)00411-1</w:t>
      </w:r>
    </w:p>
    <w:p w14:paraId="7D82659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Ranganath, C., &amp; Ritchey, M. (2012). Two cortical systems for memory-guided behaviour. </w:t>
      </w:r>
      <w:r w:rsidRPr="00FC61D4">
        <w:rPr>
          <w:rFonts w:ascii="Calibri" w:hAnsi="Calibri" w:cs="Calibri"/>
          <w:i/>
          <w:iCs/>
          <w:noProof/>
          <w:szCs w:val="24"/>
        </w:rPr>
        <w:t>Nature Reviews Neuroscience</w:t>
      </w:r>
      <w:r w:rsidRPr="00FC61D4">
        <w:rPr>
          <w:rFonts w:ascii="Calibri" w:hAnsi="Calibri" w:cs="Calibri"/>
          <w:noProof/>
          <w:szCs w:val="24"/>
        </w:rPr>
        <w:t xml:space="preserve">, </w:t>
      </w:r>
      <w:r w:rsidRPr="00FC61D4">
        <w:rPr>
          <w:rFonts w:ascii="Calibri" w:hAnsi="Calibri" w:cs="Calibri"/>
          <w:i/>
          <w:iCs/>
          <w:noProof/>
          <w:szCs w:val="24"/>
        </w:rPr>
        <w:t>13</w:t>
      </w:r>
      <w:r w:rsidRPr="00FC61D4">
        <w:rPr>
          <w:rFonts w:ascii="Calibri" w:hAnsi="Calibri" w:cs="Calibri"/>
          <w:noProof/>
          <w:szCs w:val="24"/>
        </w:rPr>
        <w:t>(10), 713–726. http://doi.org/10.1038/nrn3338</w:t>
      </w:r>
    </w:p>
    <w:p w14:paraId="0E7F557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Rolls, E. T., &amp; Kesner, R. P. (2006). A computational theory of hippocampal function, and empirical tests of the theory. </w:t>
      </w:r>
      <w:r w:rsidRPr="00FC61D4">
        <w:rPr>
          <w:rFonts w:ascii="Calibri" w:hAnsi="Calibri" w:cs="Calibri"/>
          <w:i/>
          <w:iCs/>
          <w:noProof/>
          <w:szCs w:val="24"/>
        </w:rPr>
        <w:t>Progress in Neurobiology</w:t>
      </w:r>
      <w:r w:rsidRPr="00FC61D4">
        <w:rPr>
          <w:rFonts w:ascii="Calibri" w:hAnsi="Calibri" w:cs="Calibri"/>
          <w:noProof/>
          <w:szCs w:val="24"/>
        </w:rPr>
        <w:t xml:space="preserve">, </w:t>
      </w:r>
      <w:r w:rsidRPr="00FC61D4">
        <w:rPr>
          <w:rFonts w:ascii="Calibri" w:hAnsi="Calibri" w:cs="Calibri"/>
          <w:i/>
          <w:iCs/>
          <w:noProof/>
          <w:szCs w:val="24"/>
        </w:rPr>
        <w:t>79</w:t>
      </w:r>
      <w:r w:rsidRPr="00FC61D4">
        <w:rPr>
          <w:rFonts w:ascii="Calibri" w:hAnsi="Calibri" w:cs="Calibri"/>
          <w:noProof/>
          <w:szCs w:val="24"/>
        </w:rPr>
        <w:t>(1), 1–48. http://doi.org/10.1016/j.pneurobio.2006.04.005</w:t>
      </w:r>
    </w:p>
    <w:p w14:paraId="45FEEF1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Ryan, J. D., &amp; Cohen, N. J. (2004). Processing and short-term retention of relational information in amnesia.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42</w:t>
      </w:r>
      <w:r w:rsidRPr="00FC61D4">
        <w:rPr>
          <w:rFonts w:ascii="Calibri" w:hAnsi="Calibri" w:cs="Calibri"/>
          <w:noProof/>
          <w:szCs w:val="24"/>
        </w:rPr>
        <w:t>(4), 497–511. Retrieved from http://www.ncbi.nlm.nih.gov/pubmed/14728922</w:t>
      </w:r>
    </w:p>
    <w:p w14:paraId="6026B03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Ryan, L., Lin, C.-Y., Ketcham, K., &amp; Nadel, L. (2009). The role of medial temporal lobe in retrieving spatial and nonspatial relations from episodic and semantic memory. </w:t>
      </w:r>
      <w:r w:rsidRPr="00FC61D4">
        <w:rPr>
          <w:rFonts w:ascii="Calibri" w:hAnsi="Calibri" w:cs="Calibri"/>
          <w:i/>
          <w:iCs/>
          <w:noProof/>
          <w:szCs w:val="24"/>
        </w:rPr>
        <w:t>Hippocampus</w:t>
      </w:r>
      <w:r w:rsidRPr="00FC61D4">
        <w:rPr>
          <w:rFonts w:ascii="Calibri" w:hAnsi="Calibri" w:cs="Calibri"/>
          <w:noProof/>
          <w:szCs w:val="24"/>
        </w:rPr>
        <w:t>, NA-NA. http://doi.org/10.1002/hipo.20607</w:t>
      </w:r>
    </w:p>
    <w:p w14:paraId="4743725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Santoro, A., Raposo, D., Barrett, D. G. T., Malinowski, M., Pascanu, R., Battaglia, P., &amp; Lillicrap, T. (2017). A simple neural network module for relational reasoning, 1–16. Retrieved from http://arxiv.org/abs/1706.01427</w:t>
      </w:r>
    </w:p>
    <w:p w14:paraId="01875D10"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Sarel, A., Finkelstein, A., Las, L., &amp; Ulanovsky, N. (2017). Vectorial representation of spatial goals in the hippocampus of bats.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355</w:t>
      </w:r>
      <w:r w:rsidRPr="00FC61D4">
        <w:rPr>
          <w:rFonts w:ascii="Calibri" w:hAnsi="Calibri" w:cs="Calibri"/>
          <w:noProof/>
          <w:szCs w:val="24"/>
        </w:rPr>
        <w:t>(6321), 176–180. http://doi.org/10.1126/science.aak9589</w:t>
      </w:r>
    </w:p>
    <w:p w14:paraId="4109EB4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Schapiro, A. C., Turk-Browne, N. B., Botvinick, M. M., &amp; Norman, K. A. (2017). Complementary learning systems within the hippocampus: a neural network modelling approach to reconciling episodic memory with statistical learning. </w:t>
      </w:r>
      <w:r w:rsidRPr="00FC61D4">
        <w:rPr>
          <w:rFonts w:ascii="Calibri" w:hAnsi="Calibri" w:cs="Calibri"/>
          <w:i/>
          <w:iCs/>
          <w:noProof/>
          <w:szCs w:val="24"/>
        </w:rPr>
        <w:t>Philosophical Transactions of the Royal Society B: Biological Sciences</w:t>
      </w:r>
      <w:r w:rsidRPr="00FC61D4">
        <w:rPr>
          <w:rFonts w:ascii="Calibri" w:hAnsi="Calibri" w:cs="Calibri"/>
          <w:noProof/>
          <w:szCs w:val="24"/>
        </w:rPr>
        <w:t xml:space="preserve">, </w:t>
      </w:r>
      <w:r w:rsidRPr="00FC61D4">
        <w:rPr>
          <w:rFonts w:ascii="Calibri" w:hAnsi="Calibri" w:cs="Calibri"/>
          <w:i/>
          <w:iCs/>
          <w:noProof/>
          <w:szCs w:val="24"/>
        </w:rPr>
        <w:t>372</w:t>
      </w:r>
      <w:r w:rsidRPr="00FC61D4">
        <w:rPr>
          <w:rFonts w:ascii="Calibri" w:hAnsi="Calibri" w:cs="Calibri"/>
          <w:noProof/>
          <w:szCs w:val="24"/>
        </w:rPr>
        <w:t>(1711), 20160049. http://doi.org/10.1098/rstb.2016.0049</w:t>
      </w:r>
    </w:p>
    <w:p w14:paraId="3493F30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Schultheis, M. T., Himelstein, J., &amp; Rizzo, A. a. (2002). Virtual reality and neuropsychology: upgrading the current tools. </w:t>
      </w:r>
      <w:r w:rsidRPr="00FC61D4">
        <w:rPr>
          <w:rFonts w:ascii="Calibri" w:hAnsi="Calibri" w:cs="Calibri"/>
          <w:i/>
          <w:iCs/>
          <w:noProof/>
          <w:szCs w:val="24"/>
        </w:rPr>
        <w:t>The Journal of Head Trauma Rehabilitation</w:t>
      </w:r>
      <w:r w:rsidRPr="00FC61D4">
        <w:rPr>
          <w:rFonts w:ascii="Calibri" w:hAnsi="Calibri" w:cs="Calibri"/>
          <w:noProof/>
          <w:szCs w:val="24"/>
        </w:rPr>
        <w:t xml:space="preserve">, </w:t>
      </w:r>
      <w:r w:rsidRPr="00FC61D4">
        <w:rPr>
          <w:rFonts w:ascii="Calibri" w:hAnsi="Calibri" w:cs="Calibri"/>
          <w:i/>
          <w:iCs/>
          <w:noProof/>
          <w:szCs w:val="24"/>
        </w:rPr>
        <w:t>17</w:t>
      </w:r>
      <w:r w:rsidRPr="00FC61D4">
        <w:rPr>
          <w:rFonts w:ascii="Calibri" w:hAnsi="Calibri" w:cs="Calibri"/>
          <w:noProof/>
          <w:szCs w:val="24"/>
        </w:rPr>
        <w:t>(5), 378–394. http://doi.org/10.1097/00001199-200210000-00002</w:t>
      </w:r>
    </w:p>
    <w:p w14:paraId="2ADF89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Daugherty, A. M., Hillman, C. H., Kramer, A. F., Cohen, N. J., &amp; Barbey, A. K. (2017a). Aerobic fitness, hippocampal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153</w:t>
      </w:r>
      <w:r w:rsidRPr="00FC61D4">
        <w:rPr>
          <w:rFonts w:ascii="Calibri" w:hAnsi="Calibri" w:cs="Calibri"/>
          <w:noProof/>
          <w:szCs w:val="24"/>
        </w:rPr>
        <w:t>(March), 179–188. http://doi.org/10.1016/j.neuroimage.2017.03.061</w:t>
      </w:r>
    </w:p>
    <w:p w14:paraId="5CA3DB9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Daugherty, A. M., Hillman, C. H., Kramer, A. F., Cohen, N. J., &amp; Barbey, A. K. (2017b). Aerobic fitness, hippocampal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153</w:t>
      </w:r>
      <w:r w:rsidRPr="00FC61D4">
        <w:rPr>
          <w:rFonts w:ascii="Calibri" w:hAnsi="Calibri" w:cs="Calibri"/>
          <w:noProof/>
          <w:szCs w:val="24"/>
        </w:rPr>
        <w:t>(March), 179–188. http://doi.org/10.1016/j.neuroimage.2017.03.061</w:t>
      </w:r>
    </w:p>
    <w:p w14:paraId="152C10A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Schwarb, H., Johnson, C. L., McGarry, M. D. J., &amp; Cohen, N. J. (2016). Medial temporal lobe viscoelasticity and relational memory performance. </w:t>
      </w:r>
      <w:r w:rsidRPr="00FC61D4">
        <w:rPr>
          <w:rFonts w:ascii="Calibri" w:hAnsi="Calibri" w:cs="Calibri"/>
          <w:i/>
          <w:iCs/>
          <w:noProof/>
          <w:szCs w:val="24"/>
        </w:rPr>
        <w:t>NeuroImage</w:t>
      </w:r>
      <w:r w:rsidRPr="00FC61D4">
        <w:rPr>
          <w:rFonts w:ascii="Calibri" w:hAnsi="Calibri" w:cs="Calibri"/>
          <w:noProof/>
          <w:szCs w:val="24"/>
        </w:rPr>
        <w:t xml:space="preserve">, </w:t>
      </w:r>
      <w:r w:rsidRPr="00FC61D4">
        <w:rPr>
          <w:rFonts w:ascii="Calibri" w:hAnsi="Calibri" w:cs="Calibri"/>
          <w:i/>
          <w:iCs/>
          <w:noProof/>
          <w:szCs w:val="24"/>
        </w:rPr>
        <w:t>132</w:t>
      </w:r>
      <w:r w:rsidRPr="00FC61D4">
        <w:rPr>
          <w:rFonts w:ascii="Calibri" w:hAnsi="Calibri" w:cs="Calibri"/>
          <w:noProof/>
          <w:szCs w:val="24"/>
        </w:rPr>
        <w:t>, 534–541. http://doi.org/10.1016/j.neuroimage.2016.02.059</w:t>
      </w:r>
    </w:p>
    <w:p w14:paraId="5688174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Sederberg, P. B., Howard, M. W., &amp; Kahana, M. J. (2008). A context-based theory of recency and contiguity in free recall.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115</w:t>
      </w:r>
      <w:r w:rsidRPr="00FC61D4">
        <w:rPr>
          <w:rFonts w:ascii="Calibri" w:hAnsi="Calibri" w:cs="Calibri"/>
          <w:noProof/>
          <w:szCs w:val="24"/>
        </w:rPr>
        <w:t>(4), 893–912. http://doi.org/10.1037/a0013396</w:t>
      </w:r>
    </w:p>
    <w:p w14:paraId="3DF30B7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Sei, Y., Arora, P. K., Skolnick, P., &amp; Paul, I. A. (1992). Spatial learning impairment in a murine model of AIDS. </w:t>
      </w:r>
      <w:r w:rsidRPr="00FC61D4">
        <w:rPr>
          <w:rFonts w:ascii="Calibri" w:hAnsi="Calibri" w:cs="Calibri"/>
          <w:i/>
          <w:iCs/>
          <w:noProof/>
          <w:szCs w:val="24"/>
        </w:rPr>
        <w:t>FASEB Journal</w:t>
      </w:r>
      <w:r w:rsidRPr="00FC61D4">
        <w:rPr>
          <w:rFonts w:ascii="Calibri" w:hAnsi="Calibri" w:cs="Calibri"/>
          <w:noProof/>
          <w:szCs w:val="24"/>
        </w:rPr>
        <w:t xml:space="preserve">, </w:t>
      </w:r>
      <w:r w:rsidRPr="00FC61D4">
        <w:rPr>
          <w:rFonts w:ascii="Calibri" w:hAnsi="Calibri" w:cs="Calibri"/>
          <w:i/>
          <w:iCs/>
          <w:noProof/>
          <w:szCs w:val="24"/>
        </w:rPr>
        <w:t>6</w:t>
      </w:r>
      <w:r w:rsidRPr="00FC61D4">
        <w:rPr>
          <w:rFonts w:ascii="Calibri" w:hAnsi="Calibri" w:cs="Calibri"/>
          <w:noProof/>
          <w:szCs w:val="24"/>
        </w:rPr>
        <w:t>(11).</w:t>
      </w:r>
    </w:p>
    <w:p w14:paraId="300B9EE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lastRenderedPageBreak/>
        <w:t>Shaban, A., Bansal, S., Liu, Z., Essa, I., &amp; Boots, B. (2017). One-Shot Learning for Semantic Segmentation. Retrieved from http://arxiv.org/abs/1709.03410</w:t>
      </w:r>
    </w:p>
    <w:p w14:paraId="48DD145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Shankar, K. H., &amp; Howard, M. W. (2015). Neural mechanism to simulate a scale-invariant future timeline, 5. http://doi.org/10.1162/NECO_a_00891</w:t>
      </w:r>
    </w:p>
    <w:p w14:paraId="6461F51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Shannon, C. E. (1948). A mathematical theory of communication. </w:t>
      </w:r>
      <w:r w:rsidRPr="00FC61D4">
        <w:rPr>
          <w:rFonts w:ascii="Calibri" w:hAnsi="Calibri" w:cs="Calibri"/>
          <w:i/>
          <w:iCs/>
          <w:noProof/>
          <w:szCs w:val="24"/>
        </w:rPr>
        <w:t>The Bell System Technical Journal</w:t>
      </w:r>
      <w:r w:rsidRPr="00FC61D4">
        <w:rPr>
          <w:rFonts w:ascii="Calibri" w:hAnsi="Calibri" w:cs="Calibri"/>
          <w:noProof/>
          <w:szCs w:val="24"/>
        </w:rPr>
        <w:t xml:space="preserve">, </w:t>
      </w:r>
      <w:r w:rsidRPr="00FC61D4">
        <w:rPr>
          <w:rFonts w:ascii="Calibri" w:hAnsi="Calibri" w:cs="Calibri"/>
          <w:i/>
          <w:iCs/>
          <w:noProof/>
          <w:szCs w:val="24"/>
        </w:rPr>
        <w:t>27</w:t>
      </w:r>
      <w:r w:rsidRPr="00FC61D4">
        <w:rPr>
          <w:rFonts w:ascii="Calibri" w:hAnsi="Calibri" w:cs="Calibri"/>
          <w:noProof/>
          <w:szCs w:val="24"/>
        </w:rPr>
        <w:t>(July 1928), 379–423. http://doi.org/10.1145/584091.584093</w:t>
      </w:r>
    </w:p>
    <w:p w14:paraId="1D0468F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Smith, A. D., McKeith, L., &amp; Howard, C. J. (2013). The development of path integration: Combining estimations of distance and heading. </w:t>
      </w:r>
      <w:r w:rsidRPr="00FC61D4">
        <w:rPr>
          <w:rFonts w:ascii="Calibri" w:hAnsi="Calibri" w:cs="Calibri"/>
          <w:i/>
          <w:iCs/>
          <w:noProof/>
          <w:szCs w:val="24"/>
        </w:rPr>
        <w:t>Experimental Brain Research</w:t>
      </w:r>
      <w:r w:rsidRPr="00FC61D4">
        <w:rPr>
          <w:rFonts w:ascii="Calibri" w:hAnsi="Calibri" w:cs="Calibri"/>
          <w:noProof/>
          <w:szCs w:val="24"/>
        </w:rPr>
        <w:t xml:space="preserve">, </w:t>
      </w:r>
      <w:r w:rsidRPr="00FC61D4">
        <w:rPr>
          <w:rFonts w:ascii="Calibri" w:hAnsi="Calibri" w:cs="Calibri"/>
          <w:i/>
          <w:iCs/>
          <w:noProof/>
          <w:szCs w:val="24"/>
        </w:rPr>
        <w:t>231</w:t>
      </w:r>
      <w:r w:rsidRPr="00FC61D4">
        <w:rPr>
          <w:rFonts w:ascii="Calibri" w:hAnsi="Calibri" w:cs="Calibri"/>
          <w:noProof/>
          <w:szCs w:val="24"/>
        </w:rPr>
        <w:t>(4), 445–455. http://doi.org/10.1007/s00221-013-3709-8</w:t>
      </w:r>
    </w:p>
    <w:p w14:paraId="4D3CB8D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Smith, M. Lou, &amp; Milner, B. (1981). The role of the right hippocampus in the recall of spatial location. </w:t>
      </w:r>
      <w:r w:rsidRPr="00FC61D4">
        <w:rPr>
          <w:rFonts w:ascii="Calibri" w:hAnsi="Calibri" w:cs="Calibri"/>
          <w:i/>
          <w:iCs/>
          <w:noProof/>
          <w:szCs w:val="24"/>
        </w:rPr>
        <w:t>Neuropsychologia</w:t>
      </w:r>
      <w:r w:rsidRPr="00FC61D4">
        <w:rPr>
          <w:rFonts w:ascii="Calibri" w:hAnsi="Calibri" w:cs="Calibri"/>
          <w:noProof/>
          <w:szCs w:val="24"/>
        </w:rPr>
        <w:t xml:space="preserve">, </w:t>
      </w:r>
      <w:r w:rsidRPr="00FC61D4">
        <w:rPr>
          <w:rFonts w:ascii="Calibri" w:hAnsi="Calibri" w:cs="Calibri"/>
          <w:i/>
          <w:iCs/>
          <w:noProof/>
          <w:szCs w:val="24"/>
        </w:rPr>
        <w:t>19</w:t>
      </w:r>
      <w:r w:rsidRPr="00FC61D4">
        <w:rPr>
          <w:rFonts w:ascii="Calibri" w:hAnsi="Calibri" w:cs="Calibri"/>
          <w:noProof/>
          <w:szCs w:val="24"/>
        </w:rPr>
        <w:t>(6), 781–793. http://doi.org/10.1016/0028-3932(81)90090-7</w:t>
      </w:r>
    </w:p>
    <w:p w14:paraId="2D8C889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Snyder, J. P. (1987). </w:t>
      </w:r>
      <w:r w:rsidRPr="00FC61D4">
        <w:rPr>
          <w:rFonts w:ascii="Calibri" w:hAnsi="Calibri" w:cs="Calibri"/>
          <w:i/>
          <w:iCs/>
          <w:noProof/>
          <w:szCs w:val="24"/>
        </w:rPr>
        <w:t>Map Projections: A Working Manual</w:t>
      </w:r>
      <w:r w:rsidRPr="00FC61D4">
        <w:rPr>
          <w:rFonts w:ascii="Calibri" w:hAnsi="Calibri" w:cs="Calibri"/>
          <w:noProof/>
          <w:szCs w:val="24"/>
        </w:rPr>
        <w:t xml:space="preserve">. </w:t>
      </w:r>
      <w:r w:rsidRPr="00FC61D4">
        <w:rPr>
          <w:rFonts w:ascii="Calibri" w:hAnsi="Calibri" w:cs="Calibri"/>
          <w:i/>
          <w:iCs/>
          <w:noProof/>
          <w:szCs w:val="24"/>
        </w:rPr>
        <w:t>U.S. Geological Survey Professional Paper 1395</w:t>
      </w:r>
      <w:r w:rsidRPr="00FC61D4">
        <w:rPr>
          <w:rFonts w:ascii="Calibri" w:hAnsi="Calibri" w:cs="Calibri"/>
          <w:noProof/>
          <w:szCs w:val="24"/>
        </w:rPr>
        <w:t>. http://doi.org/10.2307/1774978</w:t>
      </w:r>
    </w:p>
    <w:p w14:paraId="036008CF"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Spiers, H. J., Burgess, N., Hartley, T., Vargha-Khadem, F., &amp; O’Keefe, J. (2001). Bilateral hippocampal pathology impairs topographical and episodic memory but not visual pattern matching.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(6), 715–725. http://doi.org/10.1002/hipo.1087</w:t>
      </w:r>
    </w:p>
    <w:p w14:paraId="163E906B"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Squire, L. R., &amp; Zola-Morgan, S. (1991). The medial temporal lobe memory system. </w:t>
      </w:r>
      <w:r w:rsidRPr="00FC61D4">
        <w:rPr>
          <w:rFonts w:ascii="Calibri" w:hAnsi="Calibri" w:cs="Calibri"/>
          <w:i/>
          <w:iCs/>
          <w:noProof/>
          <w:szCs w:val="24"/>
        </w:rPr>
        <w:t>Science (New York, N.Y.)</w:t>
      </w:r>
      <w:r w:rsidRPr="00FC61D4">
        <w:rPr>
          <w:rFonts w:ascii="Calibri" w:hAnsi="Calibri" w:cs="Calibri"/>
          <w:noProof/>
          <w:szCs w:val="24"/>
        </w:rPr>
        <w:t xml:space="preserve">, </w:t>
      </w:r>
      <w:r w:rsidRPr="00FC61D4">
        <w:rPr>
          <w:rFonts w:ascii="Calibri" w:hAnsi="Calibri" w:cs="Calibri"/>
          <w:i/>
          <w:iCs/>
          <w:noProof/>
          <w:szCs w:val="24"/>
        </w:rPr>
        <w:t>253</w:t>
      </w:r>
      <w:r w:rsidRPr="00FC61D4">
        <w:rPr>
          <w:rFonts w:ascii="Calibri" w:hAnsi="Calibri" w:cs="Calibri"/>
          <w:noProof/>
          <w:szCs w:val="24"/>
        </w:rPr>
        <w:t>(5026), 1380–6. Retrieved from http://www.ncbi.nlm.nih.gov/pubmed/1896849</w:t>
      </w:r>
    </w:p>
    <w:p w14:paraId="79371A94"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Stern, C. E., Sherman, S. J., Kirchhoff, B. A., &amp; Hasselmo, M. E. (2001). Medial temporal and prefrontal contributions to working memory tasks with novel and familiar stimuli.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11</w:t>
      </w:r>
      <w:r w:rsidRPr="00FC61D4">
        <w:rPr>
          <w:rFonts w:ascii="Calibri" w:hAnsi="Calibri" w:cs="Calibri"/>
          <w:noProof/>
          <w:szCs w:val="24"/>
        </w:rPr>
        <w:t>(4), 337–346. http://doi.org/10.1002/hipo.1048</w:t>
      </w:r>
    </w:p>
    <w:p w14:paraId="5203AB6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Taube, J. S., Muller, R. U., &amp; Ranck, J. B. (1990). Head-direction cells recorded from the postsubiculum in freely moving rats. I. Description and quantitative analysis. </w:t>
      </w:r>
      <w:r w:rsidRPr="00FC61D4">
        <w:rPr>
          <w:rFonts w:ascii="Calibri" w:hAnsi="Calibri" w:cs="Calibri"/>
          <w:i/>
          <w:iCs/>
          <w:noProof/>
          <w:szCs w:val="24"/>
        </w:rPr>
        <w:t>The Journal of Neuroscience : The Official Journal of the Society for Neuroscience</w:t>
      </w:r>
      <w:r w:rsidRPr="00FC61D4">
        <w:rPr>
          <w:rFonts w:ascii="Calibri" w:hAnsi="Calibri" w:cs="Calibri"/>
          <w:noProof/>
          <w:szCs w:val="24"/>
        </w:rPr>
        <w:t xml:space="preserve">, </w:t>
      </w:r>
      <w:r w:rsidRPr="00FC61D4">
        <w:rPr>
          <w:rFonts w:ascii="Calibri" w:hAnsi="Calibri" w:cs="Calibri"/>
          <w:i/>
          <w:iCs/>
          <w:noProof/>
          <w:szCs w:val="24"/>
        </w:rPr>
        <w:t>10</w:t>
      </w:r>
      <w:r w:rsidRPr="00FC61D4">
        <w:rPr>
          <w:rFonts w:ascii="Calibri" w:hAnsi="Calibri" w:cs="Calibri"/>
          <w:noProof/>
          <w:szCs w:val="24"/>
        </w:rPr>
        <w:t>(2), 420–35. http://doi.org/10.1212/01.wnl.0000299117.48935.2e</w:t>
      </w:r>
    </w:p>
    <w:p w14:paraId="71D48A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Tavares, R. M., Mendelsohn, A., Grossman, Y., Williams, C. H., Shapiro, M., Trope, Y., &amp; Schiller, D. (2015). A Map for Social Navigation in the Human Brain. </w:t>
      </w:r>
      <w:r w:rsidRPr="00FC61D4">
        <w:rPr>
          <w:rFonts w:ascii="Calibri" w:hAnsi="Calibri" w:cs="Calibri"/>
          <w:i/>
          <w:iCs/>
          <w:noProof/>
          <w:szCs w:val="24"/>
        </w:rPr>
        <w:t>Neuron</w:t>
      </w:r>
      <w:r w:rsidRPr="00FC61D4">
        <w:rPr>
          <w:rFonts w:ascii="Calibri" w:hAnsi="Calibri" w:cs="Calibri"/>
          <w:noProof/>
          <w:szCs w:val="24"/>
        </w:rPr>
        <w:t xml:space="preserve">, </w:t>
      </w:r>
      <w:r w:rsidRPr="00FC61D4">
        <w:rPr>
          <w:rFonts w:ascii="Calibri" w:hAnsi="Calibri" w:cs="Calibri"/>
          <w:i/>
          <w:iCs/>
          <w:noProof/>
          <w:szCs w:val="24"/>
        </w:rPr>
        <w:t>87</w:t>
      </w:r>
      <w:r w:rsidRPr="00FC61D4">
        <w:rPr>
          <w:rFonts w:ascii="Calibri" w:hAnsi="Calibri" w:cs="Calibri"/>
          <w:noProof/>
          <w:szCs w:val="24"/>
        </w:rPr>
        <w:t>(1), 231–243. http://doi.org/10.1016/j.neuron.2015.06.011</w:t>
      </w:r>
    </w:p>
    <w:p w14:paraId="01E487D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Tolman, E. C. (1948). Cognitive maps in rats and men. </w:t>
      </w:r>
      <w:r w:rsidRPr="00FC61D4">
        <w:rPr>
          <w:rFonts w:ascii="Calibri" w:hAnsi="Calibri" w:cs="Calibri"/>
          <w:i/>
          <w:iCs/>
          <w:noProof/>
          <w:szCs w:val="24"/>
        </w:rPr>
        <w:t>Psychological Review</w:t>
      </w:r>
      <w:r w:rsidRPr="00FC61D4">
        <w:rPr>
          <w:rFonts w:ascii="Calibri" w:hAnsi="Calibri" w:cs="Calibri"/>
          <w:noProof/>
          <w:szCs w:val="24"/>
        </w:rPr>
        <w:t xml:space="preserve">, </w:t>
      </w:r>
      <w:r w:rsidRPr="00FC61D4">
        <w:rPr>
          <w:rFonts w:ascii="Calibri" w:hAnsi="Calibri" w:cs="Calibri"/>
          <w:i/>
          <w:iCs/>
          <w:noProof/>
          <w:szCs w:val="24"/>
        </w:rPr>
        <w:t>55</w:t>
      </w:r>
      <w:r w:rsidRPr="00FC61D4">
        <w:rPr>
          <w:rFonts w:ascii="Calibri" w:hAnsi="Calibri" w:cs="Calibri"/>
          <w:noProof/>
          <w:szCs w:val="24"/>
        </w:rPr>
        <w:t>(4), 189–208. http://doi.org/10.1037/h0061626</w:t>
      </w:r>
    </w:p>
    <w:p w14:paraId="373D0A9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TRULLIER, O., WIENER, S. I., BERTHOZ, A., &amp; MEYER, J.-A. (1997). BIOLOGICALLY BASED ARTIFICIAL NAVIGATION SYSTEMS: REVIEW AND PROSPECTS. </w:t>
      </w:r>
      <w:r w:rsidRPr="00FC61D4">
        <w:rPr>
          <w:rFonts w:ascii="Calibri" w:hAnsi="Calibri" w:cs="Calibri"/>
          <w:i/>
          <w:iCs/>
          <w:noProof/>
          <w:szCs w:val="24"/>
        </w:rPr>
        <w:t>Progress in Neurobiology</w:t>
      </w:r>
      <w:r w:rsidRPr="00FC61D4">
        <w:rPr>
          <w:rFonts w:ascii="Calibri" w:hAnsi="Calibri" w:cs="Calibri"/>
          <w:noProof/>
          <w:szCs w:val="24"/>
        </w:rPr>
        <w:t xml:space="preserve">, </w:t>
      </w:r>
      <w:r w:rsidRPr="00FC61D4">
        <w:rPr>
          <w:rFonts w:ascii="Calibri" w:hAnsi="Calibri" w:cs="Calibri"/>
          <w:i/>
          <w:iCs/>
          <w:noProof/>
          <w:szCs w:val="24"/>
        </w:rPr>
        <w:t>51</w:t>
      </w:r>
      <w:r w:rsidRPr="00FC61D4">
        <w:rPr>
          <w:rFonts w:ascii="Calibri" w:hAnsi="Calibri" w:cs="Calibri"/>
          <w:noProof/>
          <w:szCs w:val="24"/>
        </w:rPr>
        <w:t>(5), 483–544. http://doi.org/10.1016/S0301-0082(96)00060-3</w:t>
      </w:r>
    </w:p>
    <w:p w14:paraId="3BCD275E"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Tulving, E. (2002a). Episodic Memory: From Mind to Brain. </w:t>
      </w:r>
      <w:r w:rsidRPr="00FC61D4">
        <w:rPr>
          <w:rFonts w:ascii="Calibri" w:hAnsi="Calibri" w:cs="Calibri"/>
          <w:i/>
          <w:iCs/>
          <w:noProof/>
          <w:szCs w:val="24"/>
        </w:rPr>
        <w:t>Annual Review of Psychology</w:t>
      </w:r>
      <w:r w:rsidRPr="00FC61D4">
        <w:rPr>
          <w:rFonts w:ascii="Calibri" w:hAnsi="Calibri" w:cs="Calibri"/>
          <w:noProof/>
          <w:szCs w:val="24"/>
        </w:rPr>
        <w:t xml:space="preserve">, </w:t>
      </w:r>
      <w:r w:rsidRPr="00FC61D4">
        <w:rPr>
          <w:rFonts w:ascii="Calibri" w:hAnsi="Calibri" w:cs="Calibri"/>
          <w:i/>
          <w:iCs/>
          <w:noProof/>
          <w:szCs w:val="24"/>
        </w:rPr>
        <w:t>53</w:t>
      </w:r>
      <w:r w:rsidRPr="00FC61D4">
        <w:rPr>
          <w:rFonts w:ascii="Calibri" w:hAnsi="Calibri" w:cs="Calibri"/>
          <w:noProof/>
          <w:szCs w:val="24"/>
        </w:rPr>
        <w:t>(1), 1–25. http://doi.org/10.1146/annurev.psych.53.100901.135114</w:t>
      </w:r>
    </w:p>
    <w:p w14:paraId="486C1511"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Tulving, E. (2002b). Episodic Memory: From Mind to Brain. </w:t>
      </w:r>
      <w:r w:rsidRPr="00FC61D4">
        <w:rPr>
          <w:rFonts w:ascii="Calibri" w:hAnsi="Calibri" w:cs="Calibri"/>
          <w:i/>
          <w:iCs/>
          <w:noProof/>
          <w:szCs w:val="24"/>
        </w:rPr>
        <w:t>Annual Review of Psychology</w:t>
      </w:r>
      <w:r w:rsidRPr="00FC61D4">
        <w:rPr>
          <w:rFonts w:ascii="Calibri" w:hAnsi="Calibri" w:cs="Calibri"/>
          <w:noProof/>
          <w:szCs w:val="24"/>
        </w:rPr>
        <w:t xml:space="preserve">, </w:t>
      </w:r>
      <w:r w:rsidRPr="00FC61D4">
        <w:rPr>
          <w:rFonts w:ascii="Calibri" w:hAnsi="Calibri" w:cs="Calibri"/>
          <w:i/>
          <w:iCs/>
          <w:noProof/>
          <w:szCs w:val="24"/>
        </w:rPr>
        <w:t>53</w:t>
      </w:r>
      <w:r w:rsidRPr="00FC61D4">
        <w:rPr>
          <w:rFonts w:ascii="Calibri" w:hAnsi="Calibri" w:cs="Calibri"/>
          <w:noProof/>
          <w:szCs w:val="24"/>
        </w:rPr>
        <w:t>(1), 1–25. http://doi.org/10.1146/annurev.psych.53.100901.135114</w:t>
      </w:r>
    </w:p>
    <w:p w14:paraId="757117C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Umeyama, S. (1991). Least-Squares Estimation of Transformation Parameters Between Two Point Patterns. </w:t>
      </w:r>
      <w:r w:rsidRPr="00FC61D4">
        <w:rPr>
          <w:rFonts w:ascii="Calibri" w:hAnsi="Calibri" w:cs="Calibri"/>
          <w:i/>
          <w:iCs/>
          <w:noProof/>
          <w:szCs w:val="24"/>
        </w:rPr>
        <w:t>IEEE Transactions on Pattern Analysis and Machine Intelligence</w:t>
      </w:r>
      <w:r w:rsidRPr="00FC61D4">
        <w:rPr>
          <w:rFonts w:ascii="Calibri" w:hAnsi="Calibri" w:cs="Calibri"/>
          <w:noProof/>
          <w:szCs w:val="24"/>
        </w:rPr>
        <w:t xml:space="preserve">. </w:t>
      </w:r>
      <w:r w:rsidRPr="00FC61D4">
        <w:rPr>
          <w:rFonts w:ascii="Calibri" w:hAnsi="Calibri" w:cs="Calibri"/>
          <w:noProof/>
          <w:szCs w:val="24"/>
        </w:rPr>
        <w:lastRenderedPageBreak/>
        <w:t>http://doi.org/10.1109/34.88573</w:t>
      </w:r>
    </w:p>
    <w:p w14:paraId="0EAAD92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Uttal, D. H., &amp; Chiong, C. (2004). Seeing space in more than one way: Children’s use of higher order patterns in spatial memory and cognition. In G. L. Allen (Ed.), </w:t>
      </w:r>
      <w:r w:rsidRPr="00FC61D4">
        <w:rPr>
          <w:rFonts w:ascii="Calibri" w:hAnsi="Calibri" w:cs="Calibri"/>
          <w:i/>
          <w:iCs/>
          <w:noProof/>
          <w:szCs w:val="24"/>
        </w:rPr>
        <w:t>Human spatial memory: Remembering where</w:t>
      </w:r>
      <w:r w:rsidRPr="00FC61D4">
        <w:rPr>
          <w:rFonts w:ascii="Calibri" w:hAnsi="Calibri" w:cs="Calibri"/>
          <w:noProof/>
          <w:szCs w:val="24"/>
        </w:rPr>
        <w:t xml:space="preserve"> (pp. 125–142). Mahwah, NJ: Erlbaum.</w:t>
      </w:r>
    </w:p>
    <w:p w14:paraId="4B59AAAC"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van der Spoel, E., Rozing, M. P., Houwing-Duistermaat, J. J., Eline Slagboom, P., Beekman, M., de Craen, A. J. M., … van Heemst, D. (2015). Siamese Neural Networks for One-Shot Image Recognition. </w:t>
      </w:r>
      <w:r w:rsidRPr="00FC61D4">
        <w:rPr>
          <w:rFonts w:ascii="Calibri" w:hAnsi="Calibri" w:cs="Calibri"/>
          <w:i/>
          <w:iCs/>
          <w:noProof/>
          <w:szCs w:val="24"/>
        </w:rPr>
        <w:t>Aging</w:t>
      </w:r>
      <w:r w:rsidRPr="00FC61D4">
        <w:rPr>
          <w:rFonts w:ascii="Calibri" w:hAnsi="Calibri" w:cs="Calibri"/>
          <w:noProof/>
          <w:szCs w:val="24"/>
        </w:rPr>
        <w:t xml:space="preserve">, </w:t>
      </w:r>
      <w:r w:rsidRPr="00FC61D4">
        <w:rPr>
          <w:rFonts w:ascii="Calibri" w:hAnsi="Calibri" w:cs="Calibri"/>
          <w:i/>
          <w:iCs/>
          <w:noProof/>
          <w:szCs w:val="24"/>
        </w:rPr>
        <w:t>7</w:t>
      </w:r>
      <w:r w:rsidRPr="00FC61D4">
        <w:rPr>
          <w:rFonts w:ascii="Calibri" w:hAnsi="Calibri" w:cs="Calibri"/>
          <w:noProof/>
          <w:szCs w:val="24"/>
        </w:rPr>
        <w:t>(11), 956–963. http://doi.org/10.1017/CBO9781107415324.004</w:t>
      </w:r>
    </w:p>
    <w:p w14:paraId="49F56BD7"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Van Hoesen, G. W., Rosene, D. L., &amp; Mesulam, M. M. (1979). Subicular input from temporal cortex in the rhesus monkey. </w:t>
      </w:r>
      <w:r w:rsidRPr="00FC61D4">
        <w:rPr>
          <w:rFonts w:ascii="Calibri" w:hAnsi="Calibri" w:cs="Calibri"/>
          <w:i/>
          <w:iCs/>
          <w:noProof/>
          <w:szCs w:val="24"/>
        </w:rPr>
        <w:t>Science (New York, N.Y.)</w:t>
      </w:r>
      <w:r w:rsidRPr="00FC61D4">
        <w:rPr>
          <w:rFonts w:ascii="Calibri" w:hAnsi="Calibri" w:cs="Calibri"/>
          <w:noProof/>
          <w:szCs w:val="24"/>
        </w:rPr>
        <w:t xml:space="preserve">, </w:t>
      </w:r>
      <w:r w:rsidRPr="00FC61D4">
        <w:rPr>
          <w:rFonts w:ascii="Calibri" w:hAnsi="Calibri" w:cs="Calibri"/>
          <w:i/>
          <w:iCs/>
          <w:noProof/>
          <w:szCs w:val="24"/>
        </w:rPr>
        <w:t>205</w:t>
      </w:r>
      <w:r w:rsidRPr="00FC61D4">
        <w:rPr>
          <w:rFonts w:ascii="Calibri" w:hAnsi="Calibri" w:cs="Calibri"/>
          <w:noProof/>
          <w:szCs w:val="24"/>
        </w:rPr>
        <w:t>(4406), 608–10. Retrieved from http://www.ncbi.nlm.nih.gov/pubmed/109926</w:t>
      </w:r>
    </w:p>
    <w:p w14:paraId="6736EB6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Vargha-Khadem, F. (1997). Differential Effects of Early Hippocampal Pathology on Episodic and Semantic Memory. </w:t>
      </w:r>
      <w:r w:rsidRPr="00FC61D4">
        <w:rPr>
          <w:rFonts w:ascii="Calibri" w:hAnsi="Calibri" w:cs="Calibri"/>
          <w:i/>
          <w:iCs/>
          <w:noProof/>
          <w:szCs w:val="24"/>
        </w:rPr>
        <w:t>Science</w:t>
      </w:r>
      <w:r w:rsidRPr="00FC61D4">
        <w:rPr>
          <w:rFonts w:ascii="Calibri" w:hAnsi="Calibri" w:cs="Calibri"/>
          <w:noProof/>
          <w:szCs w:val="24"/>
        </w:rPr>
        <w:t xml:space="preserve">, </w:t>
      </w:r>
      <w:r w:rsidRPr="00FC61D4">
        <w:rPr>
          <w:rFonts w:ascii="Calibri" w:hAnsi="Calibri" w:cs="Calibri"/>
          <w:i/>
          <w:iCs/>
          <w:noProof/>
          <w:szCs w:val="24"/>
        </w:rPr>
        <w:t>277</w:t>
      </w:r>
      <w:r w:rsidRPr="00FC61D4">
        <w:rPr>
          <w:rFonts w:ascii="Calibri" w:hAnsi="Calibri" w:cs="Calibri"/>
          <w:noProof/>
          <w:szCs w:val="24"/>
        </w:rPr>
        <w:t>(5324), 376–380. http://doi.org/10.1126/science.277.5324.376</w:t>
      </w:r>
    </w:p>
    <w:p w14:paraId="40F18F2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Voss, J. L., Bridge, D. J., Cohen, N. J., &amp; Walker, J. A. (2017). A Closer Look at the Hippocampus and Memory. </w:t>
      </w:r>
      <w:r w:rsidRPr="00FC61D4">
        <w:rPr>
          <w:rFonts w:ascii="Calibri" w:hAnsi="Calibri" w:cs="Calibri"/>
          <w:i/>
          <w:iCs/>
          <w:noProof/>
          <w:szCs w:val="24"/>
        </w:rPr>
        <w:t>Trends in Cognitive Sciences</w:t>
      </w:r>
      <w:r w:rsidRPr="00FC61D4">
        <w:rPr>
          <w:rFonts w:ascii="Calibri" w:hAnsi="Calibri" w:cs="Calibri"/>
          <w:noProof/>
          <w:szCs w:val="24"/>
        </w:rPr>
        <w:t>. http://doi.org/10.1016/j.tics.2017.05.008</w:t>
      </w:r>
    </w:p>
    <w:p w14:paraId="0E0DC8F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Wang, J. X., Cohen, N. J., &amp; Voss, J. L. (2015). Covert rapid action-memory simulation (CRAMS): A hypothesis of hippocampal-prefrontal interactions for adaptive behavior. </w:t>
      </w:r>
      <w:r w:rsidRPr="00FC61D4">
        <w:rPr>
          <w:rFonts w:ascii="Calibri" w:hAnsi="Calibri" w:cs="Calibri"/>
          <w:i/>
          <w:iCs/>
          <w:noProof/>
          <w:szCs w:val="24"/>
        </w:rPr>
        <w:t>Neurobiology of Learning and Memory</w:t>
      </w:r>
      <w:r w:rsidRPr="00FC61D4">
        <w:rPr>
          <w:rFonts w:ascii="Calibri" w:hAnsi="Calibri" w:cs="Calibri"/>
          <w:noProof/>
          <w:szCs w:val="24"/>
        </w:rPr>
        <w:t xml:space="preserve">, </w:t>
      </w:r>
      <w:r w:rsidRPr="00FC61D4">
        <w:rPr>
          <w:rFonts w:ascii="Calibri" w:hAnsi="Calibri" w:cs="Calibri"/>
          <w:i/>
          <w:iCs/>
          <w:noProof/>
          <w:szCs w:val="24"/>
        </w:rPr>
        <w:t>117</w:t>
      </w:r>
      <w:r w:rsidRPr="00FC61D4">
        <w:rPr>
          <w:rFonts w:ascii="Calibri" w:hAnsi="Calibri" w:cs="Calibri"/>
          <w:noProof/>
          <w:szCs w:val="24"/>
        </w:rPr>
        <w:t>, 22–33. http://doi.org/10.1016/j.nlm.2014.04.003</w:t>
      </w:r>
    </w:p>
    <w:p w14:paraId="41E3D15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Warren, D. E., Duff, M. C., Cohen, N. J., &amp; Tranel, D. (2015). Hippocampus contributes to the maintenance but not the quality of visual information over time. </w:t>
      </w:r>
      <w:r w:rsidRPr="00FC61D4">
        <w:rPr>
          <w:rFonts w:ascii="Calibri" w:hAnsi="Calibri" w:cs="Calibri"/>
          <w:i/>
          <w:iCs/>
          <w:noProof/>
          <w:szCs w:val="24"/>
        </w:rPr>
        <w:t>Learning &amp; Memory</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(1), 6–10. http://doi.org/10.1101/lm.037127.114</w:t>
      </w:r>
    </w:p>
    <w:p w14:paraId="5BE220F6"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Warren, D. E., Duff, M. C., Jensen, U., Tranel, D., &amp; Cohen, N. J. (2012). Hiding in plain view: Lesions of the medial temporal lobe impair online representation.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22</w:t>
      </w:r>
      <w:r w:rsidRPr="00FC61D4">
        <w:rPr>
          <w:rFonts w:ascii="Calibri" w:hAnsi="Calibri" w:cs="Calibri"/>
          <w:noProof/>
          <w:szCs w:val="24"/>
        </w:rPr>
        <w:t>(7), 1577–1588. http://doi.org/10.1002/hipo.21000</w:t>
      </w:r>
    </w:p>
    <w:p w14:paraId="0D1765F8"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Watson, P. D., Voss, J. L., Warren, D. E., Tranel, D., &amp; Cohen, N. J. (2013). Spatial reconstruction by patients with hippocampal damage is dominated by relational memory errors. </w:t>
      </w:r>
      <w:r w:rsidRPr="00FC61D4">
        <w:rPr>
          <w:rFonts w:ascii="Calibri" w:hAnsi="Calibri" w:cs="Calibri"/>
          <w:i/>
          <w:iCs/>
          <w:noProof/>
          <w:szCs w:val="24"/>
        </w:rPr>
        <w:t>Hippocampus</w:t>
      </w:r>
      <w:r w:rsidRPr="00FC61D4">
        <w:rPr>
          <w:rFonts w:ascii="Calibri" w:hAnsi="Calibri" w:cs="Calibri"/>
          <w:noProof/>
          <w:szCs w:val="24"/>
        </w:rPr>
        <w:t xml:space="preserve">, </w:t>
      </w:r>
      <w:r w:rsidRPr="00FC61D4">
        <w:rPr>
          <w:rFonts w:ascii="Calibri" w:hAnsi="Calibri" w:cs="Calibri"/>
          <w:i/>
          <w:iCs/>
          <w:noProof/>
          <w:szCs w:val="24"/>
        </w:rPr>
        <w:t>23</w:t>
      </w:r>
      <w:r w:rsidRPr="00FC61D4">
        <w:rPr>
          <w:rFonts w:ascii="Calibri" w:hAnsi="Calibri" w:cs="Calibri"/>
          <w:noProof/>
          <w:szCs w:val="24"/>
        </w:rPr>
        <w:t>(7), 570–580. http://doi.org/10.1002/hipo.22115</w:t>
      </w:r>
    </w:p>
    <w:p w14:paraId="55AFA473"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Wolbers, T., &amp; Hegarty, M. (2010). What determines our navigational abilities? </w:t>
      </w:r>
      <w:r w:rsidRPr="00FC61D4">
        <w:rPr>
          <w:rFonts w:ascii="Calibri" w:hAnsi="Calibri" w:cs="Calibri"/>
          <w:i/>
          <w:iCs/>
          <w:noProof/>
          <w:szCs w:val="24"/>
        </w:rPr>
        <w:t>Trends in Cognitive Sciences</w:t>
      </w:r>
      <w:r w:rsidRPr="00FC61D4">
        <w:rPr>
          <w:rFonts w:ascii="Calibri" w:hAnsi="Calibri" w:cs="Calibri"/>
          <w:noProof/>
          <w:szCs w:val="24"/>
        </w:rPr>
        <w:t xml:space="preserve">, </w:t>
      </w:r>
      <w:r w:rsidRPr="00FC61D4">
        <w:rPr>
          <w:rFonts w:ascii="Calibri" w:hAnsi="Calibri" w:cs="Calibri"/>
          <w:i/>
          <w:iCs/>
          <w:noProof/>
          <w:szCs w:val="24"/>
        </w:rPr>
        <w:t>14</w:t>
      </w:r>
      <w:r w:rsidRPr="00FC61D4">
        <w:rPr>
          <w:rFonts w:ascii="Calibri" w:hAnsi="Calibri" w:cs="Calibri"/>
          <w:noProof/>
          <w:szCs w:val="24"/>
        </w:rPr>
        <w:t>(3), 138–146. http://doi.org/10.1016/j.tics.2010.01.001</w:t>
      </w:r>
    </w:p>
    <w:p w14:paraId="4E44A2F2"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Wolf, M. J. P. (2010). Theorizing Navigable Space in Video Games. </w:t>
      </w:r>
      <w:r w:rsidRPr="00FC61D4">
        <w:rPr>
          <w:rFonts w:ascii="Calibri" w:hAnsi="Calibri" w:cs="Calibri"/>
          <w:i/>
          <w:iCs/>
          <w:noProof/>
          <w:szCs w:val="24"/>
        </w:rPr>
        <w:t>Logic and Structure of the Computer Game</w:t>
      </w:r>
      <w:r w:rsidRPr="00FC61D4">
        <w:rPr>
          <w:rFonts w:ascii="Calibri" w:hAnsi="Calibri" w:cs="Calibri"/>
          <w:noProof/>
          <w:szCs w:val="24"/>
        </w:rPr>
        <w:t>, 36–62.</w:t>
      </w:r>
    </w:p>
    <w:p w14:paraId="3A2C0F9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Yee, T. S. L. (2012). </w:t>
      </w:r>
      <w:r w:rsidRPr="00FC61D4">
        <w:rPr>
          <w:rFonts w:ascii="Calibri" w:hAnsi="Calibri" w:cs="Calibri"/>
          <w:i/>
          <w:iCs/>
          <w:noProof/>
          <w:szCs w:val="24"/>
        </w:rPr>
        <w:t>Medial Temporal Lobe and Prefrontal Cortex Contributions to Memory Expressed on Short Timescales</w:t>
      </w:r>
      <w:r w:rsidRPr="00FC61D4">
        <w:rPr>
          <w:rFonts w:ascii="Calibri" w:hAnsi="Calibri" w:cs="Calibri"/>
          <w:noProof/>
          <w:szCs w:val="24"/>
        </w:rPr>
        <w:t>. University of Illinois Urbana-Champaign.</w:t>
      </w:r>
    </w:p>
    <w:p w14:paraId="475E8FA9"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Yonelinas, A. P. (2013a). The hippocampus supports high-resolution binding in the service of perception, working memory and long-term memory.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254</w:t>
      </w:r>
      <w:r w:rsidRPr="00FC61D4">
        <w:rPr>
          <w:rFonts w:ascii="Calibri" w:hAnsi="Calibri" w:cs="Calibri"/>
          <w:noProof/>
          <w:szCs w:val="24"/>
        </w:rPr>
        <w:t>, 34–44. http://doi.org/10.1016/j.bbr.2013.05.030</w:t>
      </w:r>
    </w:p>
    <w:p w14:paraId="11BA19A5"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Yonelinas, A. P. (2013b). The hippocampus supports high-resolution binding in the service of perception, working memory and long-term memory. </w:t>
      </w:r>
      <w:r w:rsidRPr="00FC61D4">
        <w:rPr>
          <w:rFonts w:ascii="Calibri" w:hAnsi="Calibri" w:cs="Calibri"/>
          <w:i/>
          <w:iCs/>
          <w:noProof/>
          <w:szCs w:val="24"/>
        </w:rPr>
        <w:t>Behavioural Brain Research</w:t>
      </w:r>
      <w:r w:rsidRPr="00FC61D4">
        <w:rPr>
          <w:rFonts w:ascii="Calibri" w:hAnsi="Calibri" w:cs="Calibri"/>
          <w:noProof/>
          <w:szCs w:val="24"/>
        </w:rPr>
        <w:t xml:space="preserve">, </w:t>
      </w:r>
      <w:r w:rsidRPr="00FC61D4">
        <w:rPr>
          <w:rFonts w:ascii="Calibri" w:hAnsi="Calibri" w:cs="Calibri"/>
          <w:i/>
          <w:iCs/>
          <w:noProof/>
          <w:szCs w:val="24"/>
        </w:rPr>
        <w:t>254</w:t>
      </w:r>
      <w:r w:rsidRPr="00FC61D4">
        <w:rPr>
          <w:rFonts w:ascii="Calibri" w:hAnsi="Calibri" w:cs="Calibri"/>
          <w:noProof/>
          <w:szCs w:val="24"/>
        </w:rPr>
        <w:t>, 34–44. http://doi.org/10.1016/j.bbr.2013.05.030</w:t>
      </w:r>
    </w:p>
    <w:p w14:paraId="2B767AD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szCs w:val="24"/>
        </w:rPr>
      </w:pPr>
      <w:r w:rsidRPr="00FC61D4">
        <w:rPr>
          <w:rFonts w:ascii="Calibri" w:hAnsi="Calibri" w:cs="Calibri"/>
          <w:noProof/>
          <w:szCs w:val="24"/>
        </w:rPr>
        <w:t xml:space="preserve">Zacks, J. M., Speer, N. K., Swallow, K. M., Braver, T. S., &amp; Reynolds, J. R. (2007a). Event perception: A </w:t>
      </w:r>
      <w:r w:rsidRPr="00FC61D4">
        <w:rPr>
          <w:rFonts w:ascii="Calibri" w:hAnsi="Calibri" w:cs="Calibri"/>
          <w:noProof/>
          <w:szCs w:val="24"/>
        </w:rPr>
        <w:lastRenderedPageBreak/>
        <w:t xml:space="preserve">mind-brain perspective. </w:t>
      </w:r>
      <w:r w:rsidRPr="00FC61D4">
        <w:rPr>
          <w:rFonts w:ascii="Calibri" w:hAnsi="Calibri" w:cs="Calibri"/>
          <w:i/>
          <w:iCs/>
          <w:noProof/>
          <w:szCs w:val="24"/>
        </w:rPr>
        <w:t>Psychological Bulletin</w:t>
      </w:r>
      <w:r w:rsidRPr="00FC61D4">
        <w:rPr>
          <w:rFonts w:ascii="Calibri" w:hAnsi="Calibri" w:cs="Calibri"/>
          <w:noProof/>
          <w:szCs w:val="24"/>
        </w:rPr>
        <w:t xml:space="preserve">, </w:t>
      </w:r>
      <w:r w:rsidRPr="00FC61D4">
        <w:rPr>
          <w:rFonts w:ascii="Calibri" w:hAnsi="Calibri" w:cs="Calibri"/>
          <w:i/>
          <w:iCs/>
          <w:noProof/>
          <w:szCs w:val="24"/>
        </w:rPr>
        <w:t>133</w:t>
      </w:r>
      <w:r w:rsidRPr="00FC61D4">
        <w:rPr>
          <w:rFonts w:ascii="Calibri" w:hAnsi="Calibri" w:cs="Calibri"/>
          <w:noProof/>
          <w:szCs w:val="24"/>
        </w:rPr>
        <w:t>(2), 273–293. http://doi.org/10.1037/0033-2909.133.2.273</w:t>
      </w:r>
    </w:p>
    <w:p w14:paraId="7B53C19A" w14:textId="77777777" w:rsidR="00FC61D4" w:rsidRPr="00FC61D4" w:rsidRDefault="00FC61D4" w:rsidP="00FC61D4">
      <w:pPr>
        <w:widowControl w:val="0"/>
        <w:autoSpaceDE w:val="0"/>
        <w:autoSpaceDN w:val="0"/>
        <w:adjustRightInd w:val="0"/>
        <w:spacing w:line="240" w:lineRule="auto"/>
        <w:ind w:left="480" w:hanging="480"/>
        <w:rPr>
          <w:rFonts w:ascii="Calibri" w:hAnsi="Calibri" w:cs="Calibri"/>
          <w:noProof/>
        </w:rPr>
      </w:pPr>
      <w:r w:rsidRPr="00FC61D4">
        <w:rPr>
          <w:rFonts w:ascii="Calibri" w:hAnsi="Calibri" w:cs="Calibri"/>
          <w:noProof/>
          <w:szCs w:val="24"/>
        </w:rPr>
        <w:t xml:space="preserve">Zacks, J. M., Speer, N. K., Swallow, K. M., Braver, T. S., &amp; Reynolds, J. R. (2007b). Event perception: A mind-brain perspective. </w:t>
      </w:r>
      <w:r w:rsidRPr="00FC61D4">
        <w:rPr>
          <w:rFonts w:ascii="Calibri" w:hAnsi="Calibri" w:cs="Calibri"/>
          <w:i/>
          <w:iCs/>
          <w:noProof/>
          <w:szCs w:val="24"/>
        </w:rPr>
        <w:t>Psychological Bulletin</w:t>
      </w:r>
      <w:r w:rsidRPr="00FC61D4">
        <w:rPr>
          <w:rFonts w:ascii="Calibri" w:hAnsi="Calibri" w:cs="Calibri"/>
          <w:noProof/>
          <w:szCs w:val="24"/>
        </w:rPr>
        <w:t xml:space="preserve">, </w:t>
      </w:r>
      <w:r w:rsidRPr="00FC61D4">
        <w:rPr>
          <w:rFonts w:ascii="Calibri" w:hAnsi="Calibri" w:cs="Calibri"/>
          <w:i/>
          <w:iCs/>
          <w:noProof/>
          <w:szCs w:val="24"/>
        </w:rPr>
        <w:t>133</w:t>
      </w:r>
      <w:r w:rsidRPr="00FC61D4">
        <w:rPr>
          <w:rFonts w:ascii="Calibri" w:hAnsi="Calibri" w:cs="Calibri"/>
          <w:noProof/>
          <w:szCs w:val="24"/>
        </w:rPr>
        <w:t>(2), 273–293. http://doi.org/10.1037/0033-2909.133.2.273</w:t>
      </w:r>
    </w:p>
    <w:p w14:paraId="5A61D386" w14:textId="1B20348E" w:rsidR="009C43C4" w:rsidRDefault="00015541" w:rsidP="009E7E6A">
      <w:r>
        <w:fldChar w:fldCharType="end"/>
      </w:r>
    </w:p>
    <w:sectPr w:rsidR="009C43C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vin H" w:date="2017-10-20T13:35:00Z" w:initials="KH">
    <w:p w14:paraId="0A4E865F" w14:textId="72B69152" w:rsidR="00BD3B29" w:rsidRDefault="00BD3B29">
      <w:pPr>
        <w:pStyle w:val="CommentText"/>
      </w:pPr>
      <w:r>
        <w:rPr>
          <w:rStyle w:val="CommentReference"/>
        </w:rPr>
        <w:annotationRef/>
      </w:r>
      <w:r>
        <w:t>Working title.</w:t>
      </w:r>
    </w:p>
  </w:comment>
  <w:comment w:id="4" w:author="Schwarb Rohrig, Hillary" w:date="2017-11-20T15:32:00Z" w:initials="SRH">
    <w:p w14:paraId="77EA0B86" w14:textId="0B1E6628" w:rsidR="00BD3B29" w:rsidRDefault="00BD3B29">
      <w:pPr>
        <w:pStyle w:val="CommentText"/>
      </w:pPr>
      <w:r>
        <w:rPr>
          <w:rStyle w:val="CommentReference"/>
        </w:rPr>
        <w:annotationRef/>
      </w:r>
      <w:r>
        <w:t>What do you think about calling the chapters “Chapter 1: General introduction,” “Chapter 2: Reconstructing relational information,” etc. May make it easier for the committee to talk about things.</w:t>
      </w:r>
    </w:p>
    <w:p w14:paraId="2841D477" w14:textId="77777777" w:rsidR="00BD3B29" w:rsidRDefault="00BD3B29">
      <w:pPr>
        <w:pStyle w:val="CommentText"/>
      </w:pPr>
    </w:p>
    <w:p w14:paraId="00809B19" w14:textId="2DD12BD0" w:rsidR="00BD3B29" w:rsidRDefault="00BD3B29">
      <w:pPr>
        <w:pStyle w:val="CommentText"/>
      </w:pPr>
      <w:r>
        <w:t>You also may need to number your subheadings to help your reader remember what’s going on?  I think the other dissertations I’ve read have had a 1.2 1.3. 1.3.2 format. But I don’t know if it’s required.</w:t>
      </w:r>
    </w:p>
  </w:comment>
  <w:comment w:id="14" w:author="Kevin H" w:date="2017-10-19T18:27:00Z" w:initials="KH">
    <w:p w14:paraId="72A4A042" w14:textId="77777777" w:rsidR="00BD3B29" w:rsidRDefault="00BD3B29" w:rsidP="00B84B98">
      <w:pPr>
        <w:pStyle w:val="CommentText"/>
      </w:pPr>
      <w:r>
        <w:rPr>
          <w:rStyle w:val="CommentReference"/>
        </w:rPr>
        <w:annotationRef/>
      </w:r>
      <w:r>
        <w:t>Would be great to find some evidence other than Muller &amp; Kubie to support this idea. Eichenbaum 1999 (The Hippocampus, Memory,</w:t>
      </w:r>
    </w:p>
    <w:p w14:paraId="30A4F558" w14:textId="77777777" w:rsidR="00BD3B29" w:rsidRDefault="00BD3B29" w:rsidP="00B84B98">
      <w:pPr>
        <w:pStyle w:val="CommentText"/>
      </w:pPr>
      <w:r>
        <w:t>and Place Cells: Is It Spatial Memory or a Memory Space?) has a lot of good info from the era when these ideas were being first studied.</w:t>
      </w:r>
    </w:p>
  </w:comment>
  <w:comment w:id="16" w:author="Kevin H" w:date="2017-10-20T13:09:00Z" w:initials="KH">
    <w:p w14:paraId="017FC8F9" w14:textId="42EEAB29" w:rsidR="00BD3B29" w:rsidRDefault="00BD3B29">
      <w:pPr>
        <w:pStyle w:val="CommentText"/>
      </w:pPr>
      <w:r>
        <w:rPr>
          <w:rStyle w:val="CommentReference"/>
        </w:rPr>
        <w:annotationRef/>
      </w:r>
      <w:r>
        <w:t>This might be a good time to dig into context a little more to include more neuro/cog sci.</w:t>
      </w:r>
    </w:p>
  </w:comment>
  <w:comment w:id="21" w:author="Kevin H" w:date="2017-10-22T14:42:00Z" w:initials="KH">
    <w:p w14:paraId="6CE666B4" w14:textId="1E600C77" w:rsidR="00BD3B29" w:rsidRDefault="00BD3B29">
      <w:pPr>
        <w:pStyle w:val="CommentText"/>
      </w:pPr>
      <w:r>
        <w:rPr>
          <w:rStyle w:val="CommentReference"/>
        </w:rPr>
        <w:annotationRef/>
      </w:r>
      <w:r>
        <w:t>Need to clarify/rewrite this bit since I haven’t read the papers in a while.</w:t>
      </w:r>
    </w:p>
  </w:comment>
  <w:comment w:id="23" w:author="Kevin H" w:date="2017-10-20T13:22:00Z" w:initials="KH">
    <w:p w14:paraId="11EFAA8F" w14:textId="397FC8B1" w:rsidR="00BD3B29" w:rsidRDefault="00BD3B29">
      <w:pPr>
        <w:pStyle w:val="CommentText"/>
      </w:pPr>
      <w:r>
        <w:rPr>
          <w:rStyle w:val="CommentReference"/>
        </w:rPr>
        <w:annotationRef/>
      </w:r>
      <w:r>
        <w:t>Working title.</w:t>
      </w:r>
    </w:p>
  </w:comment>
  <w:comment w:id="52" w:author="Kevin H" w:date="2017-11-16T11:59:00Z" w:initials="KH">
    <w:p w14:paraId="3FF3805C" w14:textId="4F27DAF3" w:rsidR="00BD3B29" w:rsidRPr="00A92435" w:rsidRDefault="00BD3B29">
      <w:pPr>
        <w:pStyle w:val="CommentText"/>
        <w:rPr>
          <w:b/>
        </w:rPr>
      </w:pPr>
      <w:r w:rsidRPr="00A92435">
        <w:rPr>
          <w:rStyle w:val="CommentReference"/>
          <w:b/>
        </w:rPr>
        <w:annotationRef/>
      </w:r>
      <w:r w:rsidRPr="00A92435">
        <w:rPr>
          <w:b/>
        </w:rPr>
        <w:t>Note: This version is in progress. You can safely assume if a comment remains for something that I plan to fix it before the final version.</w:t>
      </w:r>
    </w:p>
  </w:comment>
  <w:comment w:id="53" w:author="Kevin H" w:date="2017-11-16T12:00:00Z" w:initials="KH">
    <w:p w14:paraId="4707797D" w14:textId="4C0EE52F" w:rsidR="00BD3B29" w:rsidRPr="00A92435" w:rsidRDefault="00BD3B29">
      <w:pPr>
        <w:pStyle w:val="CommentText"/>
        <w:rPr>
          <w:b/>
        </w:rPr>
      </w:pPr>
      <w:r>
        <w:rPr>
          <w:rStyle w:val="CommentReference"/>
        </w:rPr>
        <w:annotationRef/>
      </w:r>
      <w:r>
        <w:rPr>
          <w:b/>
        </w:rPr>
        <w:t>Also, some of the figure colors got removed on copy-pasting, so ignore that.</w:t>
      </w:r>
    </w:p>
  </w:comment>
  <w:comment w:id="54" w:author="Kevin H" w:date="2017-09-20T14:35:00Z" w:initials="KH">
    <w:p w14:paraId="4249A292" w14:textId="77777777" w:rsidR="00BD3B29" w:rsidRDefault="00BD3B29" w:rsidP="00A92435">
      <w:pPr>
        <w:pStyle w:val="CommentText"/>
      </w:pPr>
      <w:r>
        <w:rPr>
          <w:rStyle w:val="CommentReference"/>
        </w:rPr>
        <w:annotationRef/>
      </w:r>
      <w:r>
        <w:t>Some high-level questions:</w:t>
      </w:r>
    </w:p>
    <w:p w14:paraId="1DEE8931" w14:textId="77777777" w:rsidR="00BD3B29" w:rsidRDefault="00BD3B29" w:rsidP="00A92435">
      <w:pPr>
        <w:pStyle w:val="CommentText"/>
        <w:numPr>
          <w:ilvl w:val="0"/>
          <w:numId w:val="4"/>
        </w:numPr>
      </w:pPr>
      <w:r>
        <w:t xml:space="preserve">Neal would like to try to send this to the editor of Nature Neuroscience. They owe him a favor and he wants to go for it. So I tried to </w:t>
      </w:r>
      <w:r w:rsidRPr="005A29E7">
        <w:rPr>
          <w:b/>
        </w:rPr>
        <w:t>emphasize brain region stuff</w:t>
      </w:r>
      <w:r>
        <w:rPr>
          <w:b/>
        </w:rPr>
        <w:t xml:space="preserve"> (specifically the hippocampus – with a key prediction being that time cells map allocentric time)</w:t>
      </w:r>
      <w:r>
        <w:t xml:space="preserve"> as much as I felt was appropriate. Any thoughts on how to improve this aspect of the paper?</w:t>
      </w:r>
    </w:p>
    <w:p w14:paraId="6311E195" w14:textId="77777777" w:rsidR="00BD3B29" w:rsidRDefault="00BD3B29" w:rsidP="00A92435">
      <w:pPr>
        <w:pStyle w:val="CommentText"/>
        <w:numPr>
          <w:ilvl w:val="0"/>
          <w:numId w:val="4"/>
        </w:numPr>
      </w:pPr>
      <w:r>
        <w:t xml:space="preserve">Do we need </w:t>
      </w:r>
      <w:r w:rsidRPr="005A29E7">
        <w:rPr>
          <w:b/>
        </w:rPr>
        <w:t>more of the navigation parts</w:t>
      </w:r>
      <w:r>
        <w:t xml:space="preserve"> in this paper? Both Psych Science and Nature Neuroscience (the two journal options) seem to go for short papers. As is, I’ve only added stuff showing navigation improves across trials. I’d really like to keep the rest separate, but I’m open to discussing it.</w:t>
      </w:r>
    </w:p>
    <w:p w14:paraId="40080797" w14:textId="77777777" w:rsidR="00BD3B29" w:rsidRDefault="00BD3B29" w:rsidP="00A92435">
      <w:pPr>
        <w:pStyle w:val="CommentText"/>
        <w:numPr>
          <w:ilvl w:val="0"/>
          <w:numId w:val="4"/>
        </w:numPr>
      </w:pPr>
      <w:r>
        <w:t xml:space="preserve">Do I need any more “high-level” figures? For instance, the 3D figure I always show about how </w:t>
      </w:r>
      <w:proofErr w:type="spellStart"/>
      <w:r>
        <w:t>space+time</w:t>
      </w:r>
      <w:proofErr w:type="spellEnd"/>
      <w:r>
        <w:t xml:space="preserve"> can be visualized as a 3D volume. </w:t>
      </w:r>
    </w:p>
  </w:comment>
  <w:comment w:id="55" w:author="Michael Dulas" w:date="2017-10-01T23:29:00Z" w:initials="MD">
    <w:p w14:paraId="7C2E3FE6" w14:textId="77777777" w:rsidR="00BD3B29" w:rsidRDefault="00BD3B29" w:rsidP="00A92435">
      <w:pPr>
        <w:pStyle w:val="CommentText"/>
        <w:spacing w:before="240"/>
      </w:pPr>
      <w:r>
        <w:rPr>
          <w:rStyle w:val="CommentReference"/>
        </w:rPr>
        <w:annotationRef/>
      </w:r>
      <w:r>
        <w:t>I think you could include the 2 others that didn’t finish due to illness or frustration, and just say 6 additional participants were excluded for not completing all four blocks of the task. But it’s not a big deal either way to me</w:t>
      </w:r>
    </w:p>
  </w:comment>
  <w:comment w:id="56" w:author="Kevin H" w:date="2017-09-18T18:24:00Z" w:initials="KH">
    <w:p w14:paraId="15564A20" w14:textId="77777777" w:rsidR="00BD3B29" w:rsidRDefault="00BD3B29" w:rsidP="00A92435">
      <w:pPr>
        <w:pStyle w:val="CommentText"/>
      </w:pPr>
      <w:r>
        <w:rPr>
          <w:rStyle w:val="CommentReference"/>
        </w:rPr>
        <w:annotationRef/>
      </w:r>
      <w:r>
        <w:t>Other things I could mention here:</w:t>
      </w:r>
    </w:p>
    <w:p w14:paraId="2A6672EF" w14:textId="77777777" w:rsidR="00BD3B29" w:rsidRDefault="00BD3B29" w:rsidP="00A92435">
      <w:pPr>
        <w:pStyle w:val="CommentText"/>
      </w:pPr>
    </w:p>
    <w:p w14:paraId="37541557" w14:textId="77777777" w:rsidR="00BD3B29" w:rsidRDefault="00BD3B29" w:rsidP="00A92435">
      <w:pPr>
        <w:pStyle w:val="CommentText"/>
      </w:pPr>
      <w:r>
        <w:t>5 additional participants were excluded due to hardware failures which resulted in the study not being able to be performed. 1 student was asked to stop by the experimenter because they were showing signs of discomfort. 1 student stopped due to frustration.</w:t>
      </w:r>
    </w:p>
    <w:p w14:paraId="2FC36E44" w14:textId="77777777" w:rsidR="00BD3B29" w:rsidRDefault="00BD3B29" w:rsidP="00A92435">
      <w:pPr>
        <w:pStyle w:val="CommentText"/>
      </w:pPr>
    </w:p>
    <w:p w14:paraId="776A015D" w14:textId="77777777" w:rsidR="00BD3B29" w:rsidRDefault="00BD3B29" w:rsidP="00A92435">
      <w:pPr>
        <w:pStyle w:val="CommentText"/>
      </w:pPr>
      <w:r>
        <w:t xml:space="preserve">None of these were included in analysis (i.e. </w:t>
      </w:r>
      <w:proofErr w:type="spellStart"/>
      <w:r>
        <w:t>were</w:t>
      </w:r>
      <w:proofErr w:type="spellEnd"/>
      <w:r>
        <w:t xml:space="preserve"> not part of the 43 participants), and I didn’t mention them because they, in my mind, did not actually perform the experiment as designed (i.e. stopped very early for non-science related reasons). </w:t>
      </w:r>
    </w:p>
    <w:p w14:paraId="38C344BF" w14:textId="77777777" w:rsidR="00BD3B29" w:rsidRDefault="00BD3B29" w:rsidP="00A92435">
      <w:pPr>
        <w:pStyle w:val="CommentText"/>
      </w:pPr>
    </w:p>
    <w:p w14:paraId="363125E2" w14:textId="77777777" w:rsidR="00BD3B29" w:rsidRDefault="00BD3B29" w:rsidP="00A92435">
      <w:pPr>
        <w:pStyle w:val="CommentText"/>
      </w:pPr>
      <w:r>
        <w:t>Happy to include them if needed though.</w:t>
      </w:r>
    </w:p>
  </w:comment>
  <w:comment w:id="57" w:author="Kevin H" w:date="2017-11-09T15:44:00Z" w:initials="KH">
    <w:p w14:paraId="1687286B" w14:textId="77777777" w:rsidR="00BD3B29" w:rsidRDefault="00BD3B29" w:rsidP="00A92435">
      <w:pPr>
        <w:pStyle w:val="CommentText"/>
      </w:pPr>
      <w:r>
        <w:rPr>
          <w:rStyle w:val="CommentReference"/>
        </w:rPr>
        <w:annotationRef/>
      </w:r>
      <w:r>
        <w:t>Cite</w:t>
      </w:r>
    </w:p>
  </w:comment>
  <w:comment w:id="58" w:author="Hillary Schwarb" w:date="2017-11-07T12:15:00Z" w:initials="HS">
    <w:p w14:paraId="5A265820" w14:textId="77777777" w:rsidR="00BD3B29" w:rsidRDefault="00BD3B29" w:rsidP="00A92435">
      <w:pPr>
        <w:pStyle w:val="CommentText"/>
      </w:pPr>
      <w:r>
        <w:rPr>
          <w:rStyle w:val="CommentReference"/>
        </w:rPr>
        <w:annotationRef/>
      </w:r>
      <w:r>
        <w:t>In the discussion you talk about relational memory errors in time, but it's not obvious to me here how you evaluated relational memory errors in TIME.</w:t>
      </w:r>
    </w:p>
  </w:comment>
  <w:comment w:id="59" w:author="Kevin H" w:date="2017-11-09T14:52:00Z" w:initials="KH">
    <w:p w14:paraId="0C0FB9DE" w14:textId="77777777" w:rsidR="00BD3B29" w:rsidRDefault="00BD3B29" w:rsidP="00A92435">
      <w:pPr>
        <w:pStyle w:val="CommentText"/>
      </w:pPr>
      <w:r>
        <w:rPr>
          <w:rStyle w:val="CommentReference"/>
        </w:rPr>
        <w:annotationRef/>
      </w:r>
      <w:r>
        <w:t>Does this make it clearer?</w:t>
      </w:r>
    </w:p>
  </w:comment>
  <w:comment w:id="60" w:author="Hillary Schwarb" w:date="2017-11-07T11:36:00Z" w:initials="HS">
    <w:p w14:paraId="525A1EE3" w14:textId="77777777" w:rsidR="00BD3B29" w:rsidRDefault="00BD3B29" w:rsidP="00A92435">
      <w:pPr>
        <w:pStyle w:val="CommentText"/>
      </w:pPr>
      <w:r>
        <w:rPr>
          <w:rStyle w:val="CommentReference"/>
        </w:rPr>
        <w:annotationRef/>
      </w:r>
      <w:r>
        <w:t xml:space="preserve">I know you said you used repeated measures </w:t>
      </w:r>
      <w:proofErr w:type="spellStart"/>
      <w:r>
        <w:t>anovas</w:t>
      </w:r>
      <w:proofErr w:type="spellEnd"/>
      <w:r>
        <w:t xml:space="preserve"> in the method section, but I still think it's important that you tell them what went into each of the ANOVAs you performed.</w:t>
      </w:r>
    </w:p>
  </w:comment>
  <w:comment w:id="61" w:author="Kevin H" w:date="2017-10-07T16:28:00Z" w:initials="KH">
    <w:p w14:paraId="665FCEDE" w14:textId="77777777" w:rsidR="00BD3B29" w:rsidRDefault="00BD3B29" w:rsidP="00A92435">
      <w:pPr>
        <w:pStyle w:val="CommentText"/>
      </w:pPr>
      <w:r>
        <w:rPr>
          <w:rStyle w:val="CommentReference"/>
        </w:rPr>
        <w:annotationRef/>
      </w:r>
      <w:r>
        <w:t>I’ll fill this in.</w:t>
      </w:r>
    </w:p>
  </w:comment>
  <w:comment w:id="64" w:author="Kevin H" w:date="2017-10-24T18:03:00Z" w:initials="KH">
    <w:p w14:paraId="049003C7" w14:textId="77777777" w:rsidR="00BD3B29" w:rsidRDefault="00BD3B29" w:rsidP="00A92435">
      <w:pPr>
        <w:pStyle w:val="CommentText"/>
      </w:pPr>
      <w:r>
        <w:rPr>
          <w:rStyle w:val="CommentReference"/>
        </w:rPr>
        <w:annotationRef/>
      </w:r>
      <w:r>
        <w:t>I have these I just need to add them…</w:t>
      </w:r>
    </w:p>
  </w:comment>
  <w:comment w:id="62" w:author="Hillary Schwarb" w:date="2017-11-07T11:26:00Z" w:initials="HS">
    <w:p w14:paraId="23ED96B4" w14:textId="77777777" w:rsidR="00BD3B29" w:rsidRDefault="00BD3B29" w:rsidP="00A92435">
      <w:pPr>
        <w:pStyle w:val="CommentText"/>
      </w:pPr>
      <w:r>
        <w:rPr>
          <w:rStyle w:val="CommentReference"/>
        </w:rPr>
        <w:annotationRef/>
      </w:r>
      <w:r>
        <w:t xml:space="preserve">You did not introduce distance as a measure in the method. If you want to include it, I think you should. Also you might want to put this in </w:t>
      </w:r>
      <w:proofErr w:type="spellStart"/>
      <w:r>
        <w:t>it's</w:t>
      </w:r>
      <w:proofErr w:type="spellEnd"/>
      <w:r>
        <w:t xml:space="preserve"> own section (maybe "Navigation" at the beginning of the results section. It seems odd to me </w:t>
      </w:r>
      <w:proofErr w:type="gramStart"/>
      <w:r>
        <w:t>that  this</w:t>
      </w:r>
      <w:proofErr w:type="gramEnd"/>
      <w:r>
        <w:t xml:space="preserve"> is included with memory measures.</w:t>
      </w:r>
    </w:p>
  </w:comment>
  <w:comment w:id="63" w:author="Kevin H" w:date="2017-11-09T14:55:00Z" w:initials="KH">
    <w:p w14:paraId="6CBB2DB6" w14:textId="77777777" w:rsidR="00BD3B29" w:rsidRDefault="00BD3B29" w:rsidP="00A92435">
      <w:pPr>
        <w:pStyle w:val="CommentText"/>
      </w:pPr>
      <w:r>
        <w:rPr>
          <w:rStyle w:val="CommentReference"/>
        </w:rPr>
        <w:annotationRef/>
      </w:r>
      <w:r>
        <w:t>I’d like to talk about this one. I didn’t originally want to include any navigation at all, but Neal and Mike thought it would be helpful to at least show that people improved in a simple study-time measures.</w:t>
      </w:r>
    </w:p>
  </w:comment>
  <w:comment w:id="65" w:author="Hillary Schwarb" w:date="2017-11-07T11:29:00Z" w:initials="HS">
    <w:p w14:paraId="63D59367" w14:textId="77777777" w:rsidR="00BD3B29" w:rsidRDefault="00BD3B29" w:rsidP="00A92435">
      <w:pPr>
        <w:pStyle w:val="CommentText"/>
      </w:pPr>
      <w:r>
        <w:rPr>
          <w:rStyle w:val="CommentReference"/>
        </w:rPr>
        <w:annotationRef/>
      </w:r>
      <w:r>
        <w:t>Make sure you check with Neal to see how many color figures he’s willing to pay for. I know NN has a $650 charge for the first color figure and $310 for each additional color figure. Not sure about psych science.</w:t>
      </w:r>
    </w:p>
  </w:comment>
  <w:comment w:id="66" w:author="Hillary Schwarb" w:date="2017-11-07T11:35:00Z" w:initials="HS">
    <w:p w14:paraId="1384D307" w14:textId="77777777" w:rsidR="00BD3B29" w:rsidRDefault="00BD3B29" w:rsidP="00A92435">
      <w:pPr>
        <w:pStyle w:val="CommentText"/>
      </w:pPr>
      <w:r>
        <w:rPr>
          <w:rStyle w:val="CommentReference"/>
        </w:rPr>
        <w:annotationRef/>
      </w:r>
      <w:r>
        <w:t>Why an ANOVA here and not a t-test?</w:t>
      </w:r>
    </w:p>
  </w:comment>
  <w:comment w:id="67" w:author="Hillary Schwarb" w:date="2017-11-07T11:42:00Z" w:initials="HS">
    <w:p w14:paraId="69A069A4" w14:textId="77777777" w:rsidR="00BD3B29" w:rsidRDefault="00BD3B29" w:rsidP="00A92435">
      <w:pPr>
        <w:pStyle w:val="CommentText"/>
      </w:pPr>
      <w:r>
        <w:rPr>
          <w:rStyle w:val="CommentReference"/>
        </w:rPr>
        <w:annotationRef/>
      </w:r>
      <w:r>
        <w:t>To make this claim I think you first need to do the dimension (</w:t>
      </w:r>
      <w:proofErr w:type="spellStart"/>
      <w:proofErr w:type="gramStart"/>
      <w:r>
        <w:t>space,time</w:t>
      </w:r>
      <w:proofErr w:type="spellEnd"/>
      <w:proofErr w:type="gramEnd"/>
      <w:r>
        <w:t xml:space="preserve">) x trial (1-4) ANOVA. If the interaction is significant, </w:t>
      </w:r>
      <w:proofErr w:type="gramStart"/>
      <w:r>
        <w:t>than</w:t>
      </w:r>
      <w:proofErr w:type="gramEnd"/>
      <w:r>
        <w:t xml:space="preserve"> you should interpret the tends in the two component lines. You could evaluate each line separately, but not to support the idea that space and time are different across trials.</w:t>
      </w:r>
    </w:p>
  </w:comment>
  <w:comment w:id="68" w:author="Hillary Schwarb" w:date="2017-11-07T11:39:00Z" w:initials="HS">
    <w:p w14:paraId="4A0197F6" w14:textId="77777777" w:rsidR="00BD3B29" w:rsidRDefault="00BD3B29" w:rsidP="00A92435">
      <w:pPr>
        <w:pStyle w:val="CommentText"/>
      </w:pPr>
      <w:r>
        <w:rPr>
          <w:rStyle w:val="CommentReference"/>
        </w:rPr>
        <w:annotationRef/>
      </w:r>
      <w:r>
        <w:t>Again, wouldn’t a t-test be more appropriate here?</w:t>
      </w:r>
    </w:p>
  </w:comment>
  <w:comment w:id="69" w:author="Hillary Schwarb" w:date="2017-11-07T11:40:00Z" w:initials="HS">
    <w:p w14:paraId="3A2F9AF9" w14:textId="77777777" w:rsidR="00BD3B29" w:rsidRDefault="00BD3B29" w:rsidP="00A92435">
      <w:pPr>
        <w:pStyle w:val="CommentText"/>
      </w:pPr>
      <w:r>
        <w:rPr>
          <w:rStyle w:val="CommentReference"/>
        </w:rPr>
        <w:annotationRef/>
      </w:r>
      <w:r>
        <w:t xml:space="preserve">What about the trends in time? </w:t>
      </w:r>
    </w:p>
  </w:comment>
  <w:comment w:id="70" w:author="Hillary Schwarb" w:date="2017-11-07T12:08:00Z" w:initials="HS">
    <w:p w14:paraId="4F591DCB" w14:textId="77777777" w:rsidR="00BD3B29" w:rsidRDefault="00BD3B29" w:rsidP="00A92435">
      <w:pPr>
        <w:pStyle w:val="CommentText"/>
      </w:pPr>
      <w:r>
        <w:rPr>
          <w:rStyle w:val="CommentReference"/>
        </w:rPr>
        <w:annotationRef/>
      </w:r>
      <w:r>
        <w:t>I’m confused about something. I understand that the context boundary info is temporal, but when you talk about normalized distance you mean distance in space right? So you’re always measuring the relational accuracy in space, not time. Is that right? The discussion section suggests to me that it’s not right and that you are looking at the normalized distance in time. I think you should be clear on this point particularly following the previous section parsing out RM errors in space and time.</w:t>
      </w:r>
    </w:p>
  </w:comment>
  <w:comment w:id="71" w:author="Hillary Schwarb" w:date="2017-11-07T11:50:00Z" w:initials="HS">
    <w:p w14:paraId="28D8DEB2" w14:textId="77777777" w:rsidR="00BD3B29" w:rsidRDefault="00BD3B29" w:rsidP="00A92435">
      <w:pPr>
        <w:pStyle w:val="CommentText"/>
      </w:pPr>
      <w:r>
        <w:rPr>
          <w:rStyle w:val="CommentReference"/>
        </w:rPr>
        <w:annotationRef/>
      </w:r>
      <w:r>
        <w:t>Wait what?! Maybe I’m missing something big here but a few times you’ve compared two means with an ANOVA instead of a t-test. I think this is atypical. Is there a reason. To make this claim I would have performed two one-sample t-tests one for within and one for across to show how each differed from zero. It looks like Across might differ, but maybe not within?</w:t>
      </w:r>
    </w:p>
    <w:p w14:paraId="22E4265C" w14:textId="77777777" w:rsidR="00BD3B29" w:rsidRDefault="00BD3B29" w:rsidP="00A92435">
      <w:pPr>
        <w:pStyle w:val="CommentText"/>
      </w:pPr>
    </w:p>
    <w:p w14:paraId="25A06D24" w14:textId="77777777" w:rsidR="00BD3B29" w:rsidRDefault="00BD3B29" w:rsidP="00A92435">
      <w:pPr>
        <w:pStyle w:val="CommentText"/>
      </w:pPr>
      <w:r>
        <w:t>Or maybe this is about the line graph and not the bar graph? But I don’t think so because you do the across-trial stuff next.</w:t>
      </w:r>
    </w:p>
  </w:comment>
  <w:comment w:id="72" w:author="Hillary Schwarb" w:date="2017-11-07T11:52:00Z" w:initials="HS">
    <w:p w14:paraId="1687D021" w14:textId="77777777" w:rsidR="00BD3B29" w:rsidRDefault="00BD3B29" w:rsidP="00A92435">
      <w:pPr>
        <w:pStyle w:val="CommentText"/>
      </w:pPr>
      <w:r>
        <w:rPr>
          <w:rStyle w:val="CommentReference"/>
        </w:rPr>
        <w:annotationRef/>
      </w:r>
      <w:r>
        <w:t>What were the main and interaction effects?</w:t>
      </w:r>
    </w:p>
  </w:comment>
  <w:comment w:id="73" w:author="Hillary Schwarb" w:date="2017-11-07T11:53:00Z" w:initials="HS">
    <w:p w14:paraId="7348317D" w14:textId="77777777" w:rsidR="00BD3B29" w:rsidRDefault="00BD3B29" w:rsidP="00A92435">
      <w:pPr>
        <w:pStyle w:val="CommentText"/>
      </w:pPr>
      <w:r>
        <w:rPr>
          <w:rStyle w:val="CommentReference"/>
        </w:rPr>
        <w:annotationRef/>
      </w:r>
      <w:r>
        <w:t>So is this then the main effect of trial that wasn’t significant?</w:t>
      </w:r>
    </w:p>
  </w:comment>
  <w:comment w:id="74" w:author="Hillary Schwarb" w:date="2017-11-07T11:57:00Z" w:initials="HS">
    <w:p w14:paraId="339F8EC2" w14:textId="77777777" w:rsidR="00BD3B29" w:rsidRDefault="00BD3B29" w:rsidP="00A92435">
      <w:pPr>
        <w:pStyle w:val="CommentText"/>
      </w:pPr>
      <w:r>
        <w:rPr>
          <w:rStyle w:val="CommentReference"/>
        </w:rPr>
        <w:annotationRef/>
      </w:r>
      <w:r>
        <w:t>So also across-context items were misassigned greater than chance? If yes, I think you need to modify your interpretation in the next part of the sentence. It would seem that the effect isn’t specific to within-context things. It would seem that context also biased things such that across context information was less confusing than would be expected by chance?</w:t>
      </w:r>
    </w:p>
  </w:comment>
  <w:comment w:id="75" w:author="Hillary Schwarb" w:date="2017-11-07T11:58:00Z" w:initials="HS">
    <w:p w14:paraId="0B34762E" w14:textId="77777777" w:rsidR="00BD3B29" w:rsidRDefault="00BD3B29" w:rsidP="00A92435">
      <w:pPr>
        <w:pStyle w:val="CommentText"/>
      </w:pPr>
      <w:r>
        <w:rPr>
          <w:rStyle w:val="CommentReference"/>
        </w:rPr>
        <w:annotationRef/>
      </w:r>
      <w:r>
        <w:t>t-test?</w:t>
      </w:r>
    </w:p>
  </w:comment>
  <w:comment w:id="76" w:author="Hillary Schwarb" w:date="2017-11-07T11:59:00Z" w:initials="HS">
    <w:p w14:paraId="76A6840C" w14:textId="77777777" w:rsidR="00BD3B29" w:rsidRDefault="00BD3B29" w:rsidP="00A92435">
      <w:pPr>
        <w:pStyle w:val="CommentText"/>
      </w:pPr>
      <w:r>
        <w:rPr>
          <w:rStyle w:val="CommentReference"/>
        </w:rPr>
        <w:annotationRef/>
      </w:r>
      <w:r>
        <w:t>This section seems to really focus on the within-context information, but the graphs also highlight the across-context stuff. I think the statistics should reflect both if that’s what you want to show in your graphs.</w:t>
      </w:r>
    </w:p>
  </w:comment>
  <w:comment w:id="77" w:author="Kevin H" w:date="2017-11-07T12:44:00Z" w:initials="KH">
    <w:p w14:paraId="6D24A92E" w14:textId="77777777" w:rsidR="00BD3B29" w:rsidRDefault="00BD3B29" w:rsidP="00A92435">
      <w:pPr>
        <w:pStyle w:val="CommentText"/>
      </w:pPr>
      <w:r>
        <w:rPr>
          <w:rStyle w:val="CommentReference"/>
        </w:rPr>
        <w:annotationRef/>
      </w:r>
      <w:r>
        <w:t>Should I even bother showing the Across part, since it’s consistently just one minus the within?</w:t>
      </w:r>
    </w:p>
    <w:p w14:paraId="327B4E69" w14:textId="77777777" w:rsidR="00BD3B29" w:rsidRDefault="00BD3B29" w:rsidP="00A92435">
      <w:pPr>
        <w:pStyle w:val="CommentText"/>
      </w:pPr>
    </w:p>
    <w:p w14:paraId="3F7BDFFF" w14:textId="77777777" w:rsidR="00BD3B29" w:rsidRDefault="00BD3B29" w:rsidP="00A92435">
      <w:pPr>
        <w:pStyle w:val="CommentText"/>
      </w:pPr>
      <w:r>
        <w:t>MRD: I think the across part is fine (if you don’t show it someone will ask anyway. Just clarify which direction “below” chance is for each line somehow</w:t>
      </w:r>
    </w:p>
    <w:p w14:paraId="0E4D08EA" w14:textId="77777777" w:rsidR="00BD3B29" w:rsidRDefault="00BD3B29" w:rsidP="00A92435">
      <w:pPr>
        <w:pStyle w:val="CommentText"/>
      </w:pPr>
    </w:p>
    <w:p w14:paraId="3C5BB33A" w14:textId="77777777" w:rsidR="00BD3B29" w:rsidRDefault="00BD3B29" w:rsidP="00A92435">
      <w:pPr>
        <w:pStyle w:val="CommentText"/>
      </w:pPr>
      <w:r>
        <w:t>HDS: I don’t think you should show the across thing here. It doesn’t make sense to me to include because you don’t discuss it.</w:t>
      </w:r>
    </w:p>
  </w:comment>
  <w:comment w:id="78" w:author="Kevin H" w:date="2017-11-16T11:56:00Z" w:initials="KH">
    <w:p w14:paraId="24F79715" w14:textId="77777777" w:rsidR="00BD3B29" w:rsidRDefault="00BD3B29" w:rsidP="00A92435">
      <w:pPr>
        <w:pStyle w:val="CommentText"/>
      </w:pPr>
      <w:r>
        <w:rPr>
          <w:rStyle w:val="CommentReference"/>
        </w:rPr>
        <w:annotationRef/>
      </w:r>
      <w:r>
        <w:t xml:space="preserve">One note on this figure: If you just look at number of items and not proportion, the pattern is roughly the same (except there’s a bit of a, I think non-significant, dip in within between trials 3 and 4 as would be expected given they improve overall). </w:t>
      </w:r>
      <w:r w:rsidRPr="00A31A24">
        <w:rPr>
          <w:b/>
        </w:rPr>
        <w:t>I’m going to add that figure.</w:t>
      </w:r>
    </w:p>
  </w:comment>
  <w:comment w:id="79" w:author="Kevin H" w:date="2017-11-09T15:13:00Z" w:initials="KH">
    <w:p w14:paraId="496BC065" w14:textId="77777777" w:rsidR="00BD3B29" w:rsidRDefault="00BD3B29" w:rsidP="00A92435">
      <w:pPr>
        <w:pStyle w:val="CommentText"/>
      </w:pPr>
      <w:r>
        <w:rPr>
          <w:rStyle w:val="CommentReference"/>
        </w:rPr>
        <w:annotationRef/>
      </w:r>
      <w:r>
        <w:t>Should add absolute magnitude to the trial-over-trial figure to show if the effect is due to a reduction in misassignment but the number of within holding the same, or the number of within actually going up.</w:t>
      </w:r>
    </w:p>
  </w:comment>
  <w:comment w:id="80" w:author="Hillary Schwarb" w:date="2017-11-07T12:12:00Z" w:initials="HS">
    <w:p w14:paraId="45C0AC45" w14:textId="77777777" w:rsidR="00BD3B29" w:rsidRDefault="00BD3B29" w:rsidP="00A92435">
      <w:pPr>
        <w:pStyle w:val="CommentText"/>
      </w:pPr>
      <w:r>
        <w:rPr>
          <w:rStyle w:val="CommentReference"/>
        </w:rPr>
        <w:annotationRef/>
      </w:r>
      <w:r>
        <w:t>But do you think the big difference could also be due to the fact that we’re used to exploring omnidirectionally in space, but not in time. Maybe with more trials as participants got better at navigating bidirectional time, the effect would have reduced. After all, fig3 doesn’t really look like the time line is plateauing at all.</w:t>
      </w:r>
    </w:p>
  </w:comment>
  <w:comment w:id="81" w:author="Hillary Schwarb" w:date="2017-11-07T12:12:00Z" w:initials="HS">
    <w:p w14:paraId="0B9DBB25" w14:textId="77777777" w:rsidR="00BD3B29" w:rsidRDefault="00BD3B29" w:rsidP="00A92435">
      <w:pPr>
        <w:pStyle w:val="CommentText"/>
      </w:pPr>
      <w:r>
        <w:rPr>
          <w:rStyle w:val="CommentReference"/>
        </w:rPr>
        <w:annotationRef/>
      </w:r>
      <w:r>
        <w:t>Citations?</w:t>
      </w:r>
    </w:p>
  </w:comment>
  <w:comment w:id="84" w:author="Kevin H" w:date="2017-10-20T13:22:00Z" w:initials="KH">
    <w:p w14:paraId="462CE480" w14:textId="77777777" w:rsidR="00BD3B29" w:rsidRDefault="00BD3B29" w:rsidP="00563ABB">
      <w:pPr>
        <w:pStyle w:val="CommentText"/>
      </w:pPr>
      <w:r>
        <w:rPr>
          <w:rStyle w:val="CommentReference"/>
        </w:rPr>
        <w:annotationRef/>
      </w:r>
      <w:r>
        <w:t>Working title.</w:t>
      </w:r>
    </w:p>
  </w:comment>
  <w:comment w:id="88" w:author="Schwarb Rohrig, Hillary" w:date="2017-11-20T15:49:00Z" w:initials="SRH">
    <w:p w14:paraId="6A1BA6F5" w14:textId="34AD2D9F" w:rsidR="00BD3B29" w:rsidRDefault="00BD3B29">
      <w:pPr>
        <w:pStyle w:val="CommentText"/>
      </w:pPr>
      <w:r>
        <w:rPr>
          <w:rStyle w:val="CommentReference"/>
        </w:rPr>
        <w:annotationRef/>
      </w:r>
      <w:r>
        <w:t xml:space="preserve">This makes it sound like a concession, </w:t>
      </w:r>
      <w:proofErr w:type="spellStart"/>
      <w:r>
        <w:t>ah</w:t>
      </w:r>
      <w:proofErr w:type="spellEnd"/>
      <w:r>
        <w:t xml:space="preserve"> well, have to use humans I guess. I think you could play it up as a PRO. Like single/multi cell recording studies have been extremely valuable in our understanding of these things, however, using rodent models substantially constrains the complexity of tasks that can be used.  And using the clever analyses outlined in this chapter, we can glean important information from human performance impossible to uncover in the rodent work.</w:t>
      </w:r>
    </w:p>
  </w:comment>
  <w:comment w:id="89" w:author="Schwarb Rohrig, Hillary" w:date="2017-11-20T15:52:00Z" w:initials="SRH">
    <w:p w14:paraId="0F675B2C" w14:textId="04510DB7" w:rsidR="00BD3B29" w:rsidRDefault="00BD3B29">
      <w:pPr>
        <w:pStyle w:val="CommentText"/>
      </w:pPr>
      <w:r>
        <w:rPr>
          <w:rStyle w:val="CommentReference"/>
        </w:rPr>
        <w:annotationRef/>
      </w:r>
      <w:r>
        <w:t>Adjudicate between the allocentric and egocentric views?</w:t>
      </w:r>
    </w:p>
  </w:comment>
  <w:comment w:id="91" w:author="Kevin H" w:date="2017-10-26T17:42:00Z" w:initials="KH">
    <w:p w14:paraId="4346D479" w14:textId="77777777" w:rsidR="00BD3B29" w:rsidRDefault="00BD3B29" w:rsidP="00563ABB">
      <w:pPr>
        <w:pStyle w:val="CommentText"/>
      </w:pPr>
      <w:r>
        <w:rPr>
          <w:rStyle w:val="CommentReference"/>
        </w:rPr>
        <w:annotationRef/>
      </w:r>
      <w:r>
        <w:t>Howard says this several times in the navigation paper, but I don’t see the citation… Needs a little more research.</w:t>
      </w:r>
    </w:p>
  </w:comment>
  <w:comment w:id="92" w:author="Schwarb Rohrig, Hillary" w:date="2017-11-20T16:04:00Z" w:initials="SRH">
    <w:p w14:paraId="5D8B9228" w14:textId="23E3DADB" w:rsidR="00BD3B29" w:rsidRDefault="00BD3B29">
      <w:pPr>
        <w:pStyle w:val="CommentText"/>
      </w:pPr>
      <w:r>
        <w:rPr>
          <w:rStyle w:val="CommentReference"/>
        </w:rPr>
        <w:annotationRef/>
      </w:r>
      <w:r>
        <w:t>I don’t know what this is, maybe a quick definition?</w:t>
      </w:r>
    </w:p>
  </w:comment>
  <w:comment w:id="93" w:author="Kevin H" w:date="2017-10-26T17:44:00Z" w:initials="KH">
    <w:p w14:paraId="0F51F4DC" w14:textId="77777777" w:rsidR="00BD3B29" w:rsidRDefault="00BD3B29" w:rsidP="00563ABB">
      <w:pPr>
        <w:pStyle w:val="CommentText"/>
      </w:pPr>
      <w:r>
        <w:rPr>
          <w:rStyle w:val="CommentReference"/>
        </w:rPr>
        <w:annotationRef/>
      </w:r>
      <w:r>
        <w:t xml:space="preserve">Traditional </w:t>
      </w:r>
      <w:proofErr w:type="spellStart"/>
      <w:r>
        <w:t>morris</w:t>
      </w:r>
      <w:proofErr w:type="spellEnd"/>
      <w:r>
        <w:t xml:space="preserve"> water maze measures? </w:t>
      </w:r>
      <w:proofErr w:type="spellStart"/>
      <w:r>
        <w:t>Gotta</w:t>
      </w:r>
      <w:proofErr w:type="spellEnd"/>
      <w:r>
        <w:t xml:space="preserve"> confirm.</w:t>
      </w:r>
    </w:p>
  </w:comment>
  <w:comment w:id="94" w:author="Schwarb Rohrig, Hillary" w:date="2017-11-20T16:04:00Z" w:initials="SRH">
    <w:p w14:paraId="774FD587" w14:textId="4A99F769" w:rsidR="00BD3B29" w:rsidRDefault="00BD3B29">
      <w:pPr>
        <w:pStyle w:val="CommentText"/>
      </w:pPr>
      <w:r>
        <w:rPr>
          <w:rStyle w:val="CommentReference"/>
        </w:rPr>
        <w:annotationRef/>
      </w:r>
      <w:r>
        <w:t xml:space="preserve">Okay, I can guess it means moving in the direction of a target, but still perhaps worth </w:t>
      </w:r>
      <w:proofErr w:type="spellStart"/>
      <w:r>
        <w:t>deifining</w:t>
      </w:r>
      <w:proofErr w:type="spellEnd"/>
      <w:r>
        <w:t>.</w:t>
      </w:r>
    </w:p>
  </w:comment>
  <w:comment w:id="95" w:author="Schwarb Rohrig, Hillary" w:date="2017-11-20T16:14:00Z" w:initials="SRH">
    <w:p w14:paraId="4C40E020" w14:textId="739D54AB" w:rsidR="00BD3B29" w:rsidRDefault="00BD3B29">
      <w:pPr>
        <w:pStyle w:val="CommentText"/>
      </w:pPr>
      <w:r>
        <w:rPr>
          <w:rStyle w:val="CommentReference"/>
        </w:rPr>
        <w:annotationRef/>
      </w:r>
      <w:r>
        <w:t>define</w:t>
      </w:r>
    </w:p>
  </w:comment>
  <w:comment w:id="96" w:author="Schwarb Rohrig, Hillary" w:date="2017-11-20T16:15:00Z" w:initials="SRH">
    <w:p w14:paraId="1BFF8ACD" w14:textId="07A06678" w:rsidR="00BD3B29" w:rsidRDefault="00BD3B29">
      <w:pPr>
        <w:pStyle w:val="CommentText"/>
      </w:pPr>
      <w:r>
        <w:rPr>
          <w:rStyle w:val="CommentReference"/>
        </w:rPr>
        <w:annotationRef/>
      </w:r>
      <w:r>
        <w:t>sometimes you put quotes around labelled strategies or terms and sometimes not, try to be consistent!</w:t>
      </w:r>
    </w:p>
  </w:comment>
  <w:comment w:id="97" w:author="Schwarb Rohrig, Hillary" w:date="2017-11-20T16:20:00Z" w:initials="SRH">
    <w:p w14:paraId="025616DC" w14:textId="721FF744" w:rsidR="00BD3B29" w:rsidRDefault="00BD3B29">
      <w:pPr>
        <w:pStyle w:val="CommentText"/>
      </w:pPr>
      <w:r>
        <w:rPr>
          <w:rStyle w:val="CommentReference"/>
        </w:rPr>
        <w:annotationRef/>
      </w:r>
      <w:r>
        <w:t>You may want to reword this for less of a bold claim. Obviously you can’t measure time cell activity, and I know you put quotes around “time cells” but it’s not immediately obvious what you will be measuring to assess this.</w:t>
      </w:r>
    </w:p>
  </w:comment>
  <w:comment w:id="108" w:author="Schwarb Rohrig, Hillary" w:date="2017-11-20T16:30:00Z" w:initials="SRH">
    <w:p w14:paraId="5962E548" w14:textId="0491EB35" w:rsidR="00BD3B29" w:rsidRDefault="00BD3B29">
      <w:pPr>
        <w:pStyle w:val="CommentText"/>
      </w:pPr>
      <w:r>
        <w:rPr>
          <w:rStyle w:val="CommentReference"/>
        </w:rPr>
        <w:annotationRef/>
      </w:r>
      <w:r>
        <w:t xml:space="preserve">You might be </w:t>
      </w:r>
      <w:proofErr w:type="gramStart"/>
      <w:r>
        <w:t>opening up</w:t>
      </w:r>
      <w:proofErr w:type="gramEnd"/>
      <w:r>
        <w:t xml:space="preserve"> a can of worms here. How many of these other measures of exploration do you want to consider in your thesis??</w:t>
      </w:r>
    </w:p>
  </w:comment>
  <w:comment w:id="109" w:author="Schwarb Rohrig, Hillary" w:date="2017-11-20T16:34:00Z" w:initials="SRH">
    <w:p w14:paraId="04543410" w14:textId="78B3A207" w:rsidR="00BD3B29" w:rsidRDefault="00BD3B29">
      <w:pPr>
        <w:pStyle w:val="CommentText"/>
      </w:pPr>
      <w:r>
        <w:rPr>
          <w:rStyle w:val="CommentReference"/>
        </w:rPr>
        <w:annotationRef/>
      </w:r>
      <w:r>
        <w:t>What is a relational memory error due to context?</w:t>
      </w:r>
    </w:p>
  </w:comment>
  <w:comment w:id="110" w:author="Schwarb Rohrig, Hillary" w:date="2017-11-20T16:35:00Z" w:initials="SRH">
    <w:p w14:paraId="6E6B05C4" w14:textId="30D1D44B" w:rsidR="00BD3B29" w:rsidRDefault="00BD3B29">
      <w:pPr>
        <w:pStyle w:val="CommentText"/>
      </w:pPr>
      <w:r>
        <w:rPr>
          <w:rStyle w:val="CommentReference"/>
        </w:rPr>
        <w:annotationRef/>
      </w:r>
      <w:r>
        <w:t>Is FD only a spatial measure? Is it relevant in time? Either way I think you should clarify this given the focus on spatiotemporal navigation.</w:t>
      </w:r>
    </w:p>
  </w:comment>
  <w:comment w:id="111" w:author="Schwarb Rohrig, Hillary" w:date="2017-11-20T16:36:00Z" w:initials="SRH">
    <w:p w14:paraId="7CCA18E9" w14:textId="2BF31065" w:rsidR="00BD3B29" w:rsidRDefault="00BD3B29">
      <w:pPr>
        <w:pStyle w:val="CommentText"/>
      </w:pPr>
      <w:r>
        <w:rPr>
          <w:rStyle w:val="CommentReference"/>
        </w:rPr>
        <w:annotationRef/>
      </w:r>
      <w:r>
        <w:t>Do you just mean FD? What other measures?</w:t>
      </w:r>
    </w:p>
  </w:comment>
  <w:comment w:id="112" w:author="Schwarb Rohrig, Hillary" w:date="2017-11-20T16:37:00Z" w:initials="SRH">
    <w:p w14:paraId="6FA9294D" w14:textId="3D973487" w:rsidR="00BD3B29" w:rsidRDefault="00BD3B29">
      <w:pPr>
        <w:pStyle w:val="CommentText"/>
      </w:pPr>
      <w:r>
        <w:rPr>
          <w:rStyle w:val="CommentReference"/>
        </w:rPr>
        <w:annotationRef/>
      </w:r>
      <w:r>
        <w:t>A lot of the stuff you say in this section you’ve already said in the introduction to this chapter, do you need to repeat it here if you’re not going to use it?</w:t>
      </w:r>
    </w:p>
  </w:comment>
  <w:comment w:id="113" w:author="Schwarb Rohrig, Hillary" w:date="2017-11-20T16:39:00Z" w:initials="SRH">
    <w:p w14:paraId="6CC6FF40" w14:textId="5BCBF919" w:rsidR="00BD3B29" w:rsidRDefault="00BD3B29">
      <w:pPr>
        <w:pStyle w:val="CommentText"/>
      </w:pPr>
      <w:r>
        <w:rPr>
          <w:rStyle w:val="CommentReference"/>
        </w:rPr>
        <w:annotationRef/>
      </w:r>
      <w:r>
        <w:t>Same here</w:t>
      </w:r>
    </w:p>
  </w:comment>
  <w:comment w:id="114" w:author="Schwarb Rohrig, Hillary" w:date="2017-11-20T16:40:00Z" w:initials="SRH">
    <w:p w14:paraId="5BD65976" w14:textId="7B99C825" w:rsidR="00BD3B29" w:rsidRDefault="00BD3B29">
      <w:pPr>
        <w:pStyle w:val="CommentText"/>
      </w:pPr>
      <w:r>
        <w:rPr>
          <w:rStyle w:val="CommentReference"/>
        </w:rPr>
        <w:annotationRef/>
      </w:r>
      <w:r>
        <w:t xml:space="preserve">This is interesting? Are you going to use them? If </w:t>
      </w:r>
      <w:proofErr w:type="gramStart"/>
      <w:r>
        <w:t>not</w:t>
      </w:r>
      <w:proofErr w:type="gramEnd"/>
      <w:r>
        <w:t xml:space="preserve"> I think this should go in the introduction. The method should be for telling us what you’re going to do, not necessarily for comparing and contrasting other possible options that you’re not actually going to use.</w:t>
      </w:r>
    </w:p>
  </w:comment>
  <w:comment w:id="116" w:author="Schwarb Rohrig, Hillary" w:date="2017-11-20T16:42:00Z" w:initials="SRH">
    <w:p w14:paraId="26775245" w14:textId="55E23956" w:rsidR="00BD3B29" w:rsidRDefault="00BD3B29">
      <w:pPr>
        <w:pStyle w:val="CommentText"/>
      </w:pPr>
      <w:r>
        <w:rPr>
          <w:rStyle w:val="CommentReference"/>
        </w:rPr>
        <w:annotationRef/>
      </w:r>
      <w:r>
        <w:t>You can put this back in if you want, but it seems a little weird to me to say, oh and we should have done this other thing because it’s maybe a better measure than the thing that we did. And I don’t actually think that’s what you mean.</w:t>
      </w:r>
    </w:p>
  </w:comment>
  <w:comment w:id="117" w:author="Schwarb Rohrig, Hillary" w:date="2017-11-20T16:57:00Z" w:initials="SRH">
    <w:p w14:paraId="48DCA7AC" w14:textId="4AA6C45D" w:rsidR="00BD3B29" w:rsidRDefault="00BD3B29">
      <w:pPr>
        <w:pStyle w:val="CommentText"/>
      </w:pPr>
      <w:r>
        <w:rPr>
          <w:rStyle w:val="CommentReference"/>
        </w:rPr>
        <w:annotationRef/>
      </w:r>
      <w:r>
        <w:t>Do you want to say something about how these are still coarse metrics and additional order analyses are necessary to understand the complexity of the data? Or something like that?</w:t>
      </w:r>
    </w:p>
  </w:comment>
  <w:comment w:id="118" w:author="Schwarb Rohrig, Hillary" w:date="2017-11-20T16:44:00Z" w:initials="SRH">
    <w:p w14:paraId="3FFD37DC" w14:textId="7E72A7CD" w:rsidR="00BD3B29" w:rsidRDefault="00BD3B29">
      <w:pPr>
        <w:pStyle w:val="CommentText"/>
      </w:pPr>
      <w:r>
        <w:rPr>
          <w:rStyle w:val="CommentReference"/>
        </w:rPr>
        <w:annotationRef/>
      </w:r>
      <w:r>
        <w:t xml:space="preserve">Okay, so this is the final list of </w:t>
      </w:r>
      <w:proofErr w:type="spellStart"/>
      <w:r>
        <w:t>meausres</w:t>
      </w:r>
      <w:proofErr w:type="spellEnd"/>
      <w:r>
        <w:t xml:space="preserve"> that you’re going to include, right? If yes, I think these are the things that should be highlighted in this “proposed metrics” section. Most of them are not highlighted, and some are not mentioned in the current version. I also think you need to probably make specific predictions for each metric in your hypothesized results section.</w:t>
      </w:r>
    </w:p>
  </w:comment>
  <w:comment w:id="121" w:author="Schwarb Rohrig, Hillary" w:date="2017-11-20T16:47:00Z" w:initials="SRH">
    <w:p w14:paraId="7CB3D81A" w14:textId="1A765662" w:rsidR="00BD3B29" w:rsidRDefault="00BD3B29">
      <w:pPr>
        <w:pStyle w:val="CommentText"/>
      </w:pPr>
      <w:r>
        <w:rPr>
          <w:rStyle w:val="CommentReference"/>
        </w:rPr>
        <w:annotationRef/>
      </w:r>
      <w:r>
        <w:t>I really like this section, it’s very clear I think.</w:t>
      </w:r>
    </w:p>
  </w:comment>
  <w:comment w:id="123" w:author="Schwarb Rohrig, Hillary" w:date="2017-11-20T16:47:00Z" w:initials="SRH">
    <w:p w14:paraId="0F9C5CDC" w14:textId="77205375" w:rsidR="00BD3B29" w:rsidRDefault="00BD3B29">
      <w:pPr>
        <w:pStyle w:val="CommentText"/>
      </w:pPr>
      <w:r>
        <w:rPr>
          <w:rStyle w:val="CommentReference"/>
        </w:rPr>
        <w:annotationRef/>
      </w:r>
      <w:r>
        <w:t>And in the intro to this chapter, no?</w:t>
      </w:r>
    </w:p>
  </w:comment>
  <w:comment w:id="124" w:author="Kevin H" w:date="2017-11-21T19:43:00Z" w:initials="KH">
    <w:p w14:paraId="114928F6" w14:textId="60AAC058" w:rsidR="00975E00" w:rsidRDefault="00975E00">
      <w:pPr>
        <w:pStyle w:val="CommentText"/>
      </w:pPr>
      <w:r>
        <w:rPr>
          <w:rStyle w:val="CommentReference"/>
        </w:rPr>
        <w:annotationRef/>
      </w:r>
      <w:r>
        <w:t>Cite</w:t>
      </w:r>
    </w:p>
  </w:comment>
  <w:comment w:id="127" w:author="Schwarb Rohrig, Hillary" w:date="2017-11-20T16:49:00Z" w:initials="SRH">
    <w:p w14:paraId="0D5F26D9" w14:textId="1AC37F81" w:rsidR="00BD3B29" w:rsidRDefault="00BD3B29">
      <w:pPr>
        <w:pStyle w:val="CommentText"/>
      </w:pPr>
      <w:r>
        <w:rPr>
          <w:rStyle w:val="CommentReference"/>
        </w:rPr>
        <w:annotationRef/>
      </w:r>
      <w:r>
        <w:t>More specifically?</w:t>
      </w:r>
    </w:p>
  </w:comment>
  <w:comment w:id="128" w:author="Schwarb Rohrig, Hillary" w:date="2017-11-20T16:50:00Z" w:initials="SRH">
    <w:p w14:paraId="23977891" w14:textId="00493A45" w:rsidR="00BD3B29" w:rsidRDefault="00BD3B29">
      <w:pPr>
        <w:pStyle w:val="CommentText"/>
      </w:pPr>
      <w:r>
        <w:rPr>
          <w:rStyle w:val="CommentReference"/>
        </w:rPr>
        <w:annotationRef/>
      </w:r>
      <w:r>
        <w:t>Some cohesive sentence about using both to investigate your question of interest.</w:t>
      </w:r>
    </w:p>
  </w:comment>
  <w:comment w:id="129" w:author="Kevin H" w:date="2017-11-16T12:26:00Z" w:initials="KH">
    <w:p w14:paraId="076CC83B" w14:textId="09BFC6DA" w:rsidR="00BD3B29" w:rsidRDefault="00BD3B29">
      <w:pPr>
        <w:pStyle w:val="CommentText"/>
      </w:pPr>
      <w:r>
        <w:rPr>
          <w:rStyle w:val="CommentReference"/>
        </w:rPr>
        <w:annotationRef/>
      </w:r>
      <w:r>
        <w:t xml:space="preserve">I now realize how silly it was to try to insert an animation into a word document – so I’ll make it static frames later on. Feel free to check out the </w:t>
      </w:r>
      <w:proofErr w:type="spellStart"/>
      <w:r>
        <w:t>youtube</w:t>
      </w:r>
      <w:proofErr w:type="spellEnd"/>
      <w:r>
        <w:t xml:space="preserve"> video if you </w:t>
      </w:r>
      <w:proofErr w:type="spellStart"/>
      <w:r>
        <w:t>wanna</w:t>
      </w:r>
      <w:proofErr w:type="spellEnd"/>
      <w:r>
        <w:t xml:space="preserve"> see it though! </w:t>
      </w:r>
      <w:hyperlink r:id="rId1" w:history="1">
        <w:r w:rsidRPr="00964DA9">
          <w:rPr>
            <w:rStyle w:val="Hyperlink"/>
          </w:rPr>
          <w:t>https://www.youtube.com/watch?v=-cg58a97Pz0</w:t>
        </w:r>
      </w:hyperlink>
      <w:r>
        <w:t xml:space="preserve"> </w:t>
      </w:r>
    </w:p>
  </w:comment>
  <w:comment w:id="133" w:author="Kevin H" w:date="2017-10-25T00:09:00Z" w:initials="KH">
    <w:p w14:paraId="59CF4F83" w14:textId="77777777" w:rsidR="00BD3B29" w:rsidRDefault="00BD3B29" w:rsidP="00563ABB">
      <w:pPr>
        <w:pStyle w:val="CommentText"/>
      </w:pPr>
      <w:r>
        <w:rPr>
          <w:rStyle w:val="CommentReference"/>
        </w:rPr>
        <w:annotationRef/>
      </w:r>
      <w:r>
        <w:t>Copied from time travel task paper</w:t>
      </w:r>
    </w:p>
  </w:comment>
  <w:comment w:id="140" w:author="Schwarb Rohrig, Hillary" w:date="2017-11-20T16:51:00Z" w:initials="SRH">
    <w:p w14:paraId="144D228A" w14:textId="2D28BAA2" w:rsidR="00BD3B29" w:rsidRDefault="00BD3B29">
      <w:pPr>
        <w:pStyle w:val="CommentText"/>
      </w:pPr>
      <w:r>
        <w:rPr>
          <w:rStyle w:val="CommentReference"/>
        </w:rPr>
        <w:annotationRef/>
      </w:r>
      <w:r>
        <w:t>I think you need to have a paragraph here describing your hypothesized results saying more than just the bullet point version from the table.</w:t>
      </w:r>
    </w:p>
  </w:comment>
  <w:comment w:id="143" w:author="Schwarb Rohrig, Hillary" w:date="2017-11-20T16:52:00Z" w:initials="SRH">
    <w:p w14:paraId="48E0B3AE" w14:textId="66A44309" w:rsidR="00BD3B29" w:rsidRDefault="00BD3B29">
      <w:pPr>
        <w:pStyle w:val="CommentText"/>
      </w:pPr>
      <w:r>
        <w:rPr>
          <w:rStyle w:val="CommentReference"/>
        </w:rPr>
        <w:annotationRef/>
      </w:r>
      <w:r>
        <w:t>Can you say something about what this would look like in your two measures of interest?</w:t>
      </w:r>
    </w:p>
  </w:comment>
  <w:comment w:id="147" w:author="Schwarb Rohrig, Hillary" w:date="2017-11-20T16:53:00Z" w:initials="SRH">
    <w:p w14:paraId="46AC8E9B" w14:textId="10928E0E" w:rsidR="00BD3B29" w:rsidRDefault="00BD3B29">
      <w:pPr>
        <w:pStyle w:val="CommentText"/>
      </w:pPr>
      <w:r>
        <w:rPr>
          <w:rStyle w:val="CommentReference"/>
        </w:rPr>
        <w:annotationRef/>
      </w:r>
      <w:r>
        <w:t>I think I would say something more along the lines of, “While the full pattern of data will, of course, only be apparent upon completion of this dissertation, there are still several points of interest for this investigation worthy of comment.”</w:t>
      </w:r>
    </w:p>
  </w:comment>
  <w:comment w:id="148" w:author="Schwarb Rohrig, Hillary" w:date="2017-11-20T16:57:00Z" w:initials="SRH">
    <w:p w14:paraId="2A68095F" w14:textId="7A1D1DCE" w:rsidR="00BD3B29" w:rsidRDefault="00BD3B29">
      <w:pPr>
        <w:pStyle w:val="CommentText"/>
      </w:pPr>
      <w:r>
        <w:rPr>
          <w:rStyle w:val="CommentReference"/>
        </w:rPr>
        <w:annotationRef/>
      </w:r>
      <w:r>
        <w:t>Wait, heading error is not in the table…</w:t>
      </w:r>
    </w:p>
  </w:comment>
  <w:comment w:id="150" w:author="Schwarb Rohrig, Hillary" w:date="2017-11-20T17:04:00Z" w:initials="SRH">
    <w:p w14:paraId="16F4D173" w14:textId="5149F7A0" w:rsidR="00BD3B29" w:rsidRDefault="00BD3B29">
      <w:pPr>
        <w:pStyle w:val="CommentText"/>
      </w:pPr>
      <w:r>
        <w:rPr>
          <w:rStyle w:val="CommentReference"/>
        </w:rPr>
        <w:annotationRef/>
      </w:r>
      <w:r>
        <w:t>This is definitely worth saying, though I’m not sure I would put it in the actual document. But totally up to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4E865F" w15:done="0"/>
  <w15:commentEx w15:paraId="00809B19" w15:done="0"/>
  <w15:commentEx w15:paraId="30A4F558" w15:done="0"/>
  <w15:commentEx w15:paraId="017FC8F9" w15:done="0"/>
  <w15:commentEx w15:paraId="6CE666B4" w15:done="0"/>
  <w15:commentEx w15:paraId="11EFAA8F" w15:done="0"/>
  <w15:commentEx w15:paraId="3FF3805C" w15:done="0"/>
  <w15:commentEx w15:paraId="4707797D" w15:paraIdParent="3FF3805C" w15:done="0"/>
  <w15:commentEx w15:paraId="40080797" w15:done="0"/>
  <w15:commentEx w15:paraId="7C2E3FE6" w15:done="0"/>
  <w15:commentEx w15:paraId="363125E2" w15:done="0"/>
  <w15:commentEx w15:paraId="1687286B" w15:done="0"/>
  <w15:commentEx w15:paraId="5A265820" w15:done="0"/>
  <w15:commentEx w15:paraId="0C0FB9DE" w15:paraIdParent="5A265820" w15:done="0"/>
  <w15:commentEx w15:paraId="525A1EE3" w15:done="0"/>
  <w15:commentEx w15:paraId="665FCEDE" w15:done="0"/>
  <w15:commentEx w15:paraId="049003C7" w15:done="0"/>
  <w15:commentEx w15:paraId="23ED96B4" w15:done="0"/>
  <w15:commentEx w15:paraId="6CBB2DB6" w15:paraIdParent="23ED96B4" w15:done="0"/>
  <w15:commentEx w15:paraId="63D59367" w15:done="0"/>
  <w15:commentEx w15:paraId="1384D307" w15:done="0"/>
  <w15:commentEx w15:paraId="69A069A4" w15:done="0"/>
  <w15:commentEx w15:paraId="4A0197F6" w15:done="0"/>
  <w15:commentEx w15:paraId="3A2F9AF9" w15:done="0"/>
  <w15:commentEx w15:paraId="4F591DCB" w15:done="0"/>
  <w15:commentEx w15:paraId="25A06D24" w15:done="0"/>
  <w15:commentEx w15:paraId="1687D021" w15:done="0"/>
  <w15:commentEx w15:paraId="7348317D" w15:done="0"/>
  <w15:commentEx w15:paraId="339F8EC2" w15:done="0"/>
  <w15:commentEx w15:paraId="0B34762E" w15:done="0"/>
  <w15:commentEx w15:paraId="76A6840C" w15:done="0"/>
  <w15:commentEx w15:paraId="3C5BB33A" w15:done="0"/>
  <w15:commentEx w15:paraId="24F79715" w15:paraIdParent="3C5BB33A" w15:done="0"/>
  <w15:commentEx w15:paraId="496BC065" w15:done="0"/>
  <w15:commentEx w15:paraId="45C0AC45" w15:done="0"/>
  <w15:commentEx w15:paraId="0B9DBB25" w15:done="0"/>
  <w15:commentEx w15:paraId="462CE480" w15:done="0"/>
  <w15:commentEx w15:paraId="6A1BA6F5" w15:done="0"/>
  <w15:commentEx w15:paraId="0F675B2C" w15:done="0"/>
  <w15:commentEx w15:paraId="4346D479" w15:done="0"/>
  <w15:commentEx w15:paraId="5D8B9228" w15:done="0"/>
  <w15:commentEx w15:paraId="0F51F4DC" w15:done="0"/>
  <w15:commentEx w15:paraId="774FD587" w15:done="0"/>
  <w15:commentEx w15:paraId="4C40E020" w15:done="0"/>
  <w15:commentEx w15:paraId="1BFF8ACD" w15:done="0"/>
  <w15:commentEx w15:paraId="025616DC" w15:done="0"/>
  <w15:commentEx w15:paraId="5962E548" w15:done="0"/>
  <w15:commentEx w15:paraId="04543410" w15:done="0"/>
  <w15:commentEx w15:paraId="6E6B05C4" w15:done="0"/>
  <w15:commentEx w15:paraId="7CCA18E9" w15:done="0"/>
  <w15:commentEx w15:paraId="6FA9294D" w15:done="0"/>
  <w15:commentEx w15:paraId="6CC6FF40" w15:done="0"/>
  <w15:commentEx w15:paraId="5BD65976" w15:done="0"/>
  <w15:commentEx w15:paraId="26775245" w15:done="0"/>
  <w15:commentEx w15:paraId="48DCA7AC" w15:done="0"/>
  <w15:commentEx w15:paraId="3FFD37DC" w15:done="0"/>
  <w15:commentEx w15:paraId="7CB3D81A" w15:done="0"/>
  <w15:commentEx w15:paraId="0F9C5CDC" w15:done="0"/>
  <w15:commentEx w15:paraId="114928F6" w15:done="0"/>
  <w15:commentEx w15:paraId="0D5F26D9" w15:done="0"/>
  <w15:commentEx w15:paraId="23977891" w15:done="0"/>
  <w15:commentEx w15:paraId="076CC83B" w15:done="0"/>
  <w15:commentEx w15:paraId="59CF4F83" w15:done="0"/>
  <w15:commentEx w15:paraId="144D228A" w15:done="0"/>
  <w15:commentEx w15:paraId="48E0B3AE" w15:done="0"/>
  <w15:commentEx w15:paraId="46AC8E9B" w15:done="0"/>
  <w15:commentEx w15:paraId="2A68095F" w15:done="0"/>
  <w15:commentEx w15:paraId="16F4D17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E3F8E"/>
    <w:multiLevelType w:val="hybridMultilevel"/>
    <w:tmpl w:val="CA1A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16F04"/>
    <w:multiLevelType w:val="hybridMultilevel"/>
    <w:tmpl w:val="9E2C7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733BE"/>
    <w:multiLevelType w:val="hybridMultilevel"/>
    <w:tmpl w:val="9D44D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BE2CE7"/>
    <w:multiLevelType w:val="hybridMultilevel"/>
    <w:tmpl w:val="A94E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985378"/>
    <w:multiLevelType w:val="hybridMultilevel"/>
    <w:tmpl w:val="026892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A0485"/>
    <w:multiLevelType w:val="hybridMultilevel"/>
    <w:tmpl w:val="F29A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B13811"/>
    <w:multiLevelType w:val="hybridMultilevel"/>
    <w:tmpl w:val="5C9E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065A13"/>
    <w:multiLevelType w:val="hybridMultilevel"/>
    <w:tmpl w:val="A57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4"/>
  </w:num>
  <w:num w:numId="5">
    <w:abstractNumId w:val="5"/>
  </w:num>
  <w:num w:numId="6">
    <w:abstractNumId w:val="0"/>
  </w:num>
  <w:num w:numId="7">
    <w:abstractNumId w:val="2"/>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 H">
    <w15:presenceInfo w15:providerId="Windows Live" w15:userId="4cd082e859e1b4c7"/>
  </w15:person>
  <w15:person w15:author="Schwarb Rohrig, Hillary">
    <w15:presenceInfo w15:providerId="None" w15:userId="Schwarb Rohrig, Hilla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6D2"/>
    <w:rsid w:val="00015541"/>
    <w:rsid w:val="0002455A"/>
    <w:rsid w:val="00075F11"/>
    <w:rsid w:val="00077DB8"/>
    <w:rsid w:val="00096E75"/>
    <w:rsid w:val="0009720B"/>
    <w:rsid w:val="00134286"/>
    <w:rsid w:val="00141F9B"/>
    <w:rsid w:val="0016123B"/>
    <w:rsid w:val="00163223"/>
    <w:rsid w:val="0017410B"/>
    <w:rsid w:val="00187FC4"/>
    <w:rsid w:val="001A6F4D"/>
    <w:rsid w:val="001F171B"/>
    <w:rsid w:val="00212961"/>
    <w:rsid w:val="0022708C"/>
    <w:rsid w:val="00234244"/>
    <w:rsid w:val="00246FD8"/>
    <w:rsid w:val="00257F9B"/>
    <w:rsid w:val="0026239C"/>
    <w:rsid w:val="0026796A"/>
    <w:rsid w:val="00286C57"/>
    <w:rsid w:val="002B4E05"/>
    <w:rsid w:val="002C7262"/>
    <w:rsid w:val="002D5C66"/>
    <w:rsid w:val="002E6DE6"/>
    <w:rsid w:val="002F6642"/>
    <w:rsid w:val="002F6D62"/>
    <w:rsid w:val="00327E3C"/>
    <w:rsid w:val="00341020"/>
    <w:rsid w:val="00356DD5"/>
    <w:rsid w:val="00364158"/>
    <w:rsid w:val="00375495"/>
    <w:rsid w:val="00387152"/>
    <w:rsid w:val="00392ED0"/>
    <w:rsid w:val="00392F24"/>
    <w:rsid w:val="0039551B"/>
    <w:rsid w:val="003A2EE0"/>
    <w:rsid w:val="003A7F85"/>
    <w:rsid w:val="003B760E"/>
    <w:rsid w:val="003E12E6"/>
    <w:rsid w:val="003E29F6"/>
    <w:rsid w:val="00422C7B"/>
    <w:rsid w:val="00436307"/>
    <w:rsid w:val="00497A6B"/>
    <w:rsid w:val="004B52DB"/>
    <w:rsid w:val="004B72B9"/>
    <w:rsid w:val="004C38FD"/>
    <w:rsid w:val="004E3C0F"/>
    <w:rsid w:val="004F1A08"/>
    <w:rsid w:val="005035E2"/>
    <w:rsid w:val="00515104"/>
    <w:rsid w:val="0055519E"/>
    <w:rsid w:val="00563ABB"/>
    <w:rsid w:val="00570545"/>
    <w:rsid w:val="0057770E"/>
    <w:rsid w:val="005858DE"/>
    <w:rsid w:val="005933DE"/>
    <w:rsid w:val="005B7651"/>
    <w:rsid w:val="005C3793"/>
    <w:rsid w:val="005F0DD8"/>
    <w:rsid w:val="005F32EE"/>
    <w:rsid w:val="006020C4"/>
    <w:rsid w:val="0062754F"/>
    <w:rsid w:val="00636D16"/>
    <w:rsid w:val="00660505"/>
    <w:rsid w:val="00687FE2"/>
    <w:rsid w:val="006A06E4"/>
    <w:rsid w:val="006A5D4C"/>
    <w:rsid w:val="006C4E32"/>
    <w:rsid w:val="006C6BFE"/>
    <w:rsid w:val="00704BC8"/>
    <w:rsid w:val="007101D6"/>
    <w:rsid w:val="0072413B"/>
    <w:rsid w:val="007530E0"/>
    <w:rsid w:val="007560CC"/>
    <w:rsid w:val="00760BE5"/>
    <w:rsid w:val="00780F30"/>
    <w:rsid w:val="00781588"/>
    <w:rsid w:val="007B35FD"/>
    <w:rsid w:val="0082313E"/>
    <w:rsid w:val="008334F8"/>
    <w:rsid w:val="008378A8"/>
    <w:rsid w:val="00840BB5"/>
    <w:rsid w:val="0084248D"/>
    <w:rsid w:val="008443C1"/>
    <w:rsid w:val="008600D6"/>
    <w:rsid w:val="008774A8"/>
    <w:rsid w:val="00885499"/>
    <w:rsid w:val="008916E0"/>
    <w:rsid w:val="0089174C"/>
    <w:rsid w:val="008A336E"/>
    <w:rsid w:val="008C3FB5"/>
    <w:rsid w:val="008E0545"/>
    <w:rsid w:val="008F2984"/>
    <w:rsid w:val="00915776"/>
    <w:rsid w:val="0092349E"/>
    <w:rsid w:val="00927DDA"/>
    <w:rsid w:val="00927FFD"/>
    <w:rsid w:val="009341C9"/>
    <w:rsid w:val="009361C2"/>
    <w:rsid w:val="00953D3B"/>
    <w:rsid w:val="00975E00"/>
    <w:rsid w:val="009C43C4"/>
    <w:rsid w:val="009D558D"/>
    <w:rsid w:val="009D7CAE"/>
    <w:rsid w:val="009E3B47"/>
    <w:rsid w:val="009E7E6A"/>
    <w:rsid w:val="009E7EC3"/>
    <w:rsid w:val="00A00367"/>
    <w:rsid w:val="00A4507A"/>
    <w:rsid w:val="00A633D7"/>
    <w:rsid w:val="00A92435"/>
    <w:rsid w:val="00A94C8C"/>
    <w:rsid w:val="00AB1EDE"/>
    <w:rsid w:val="00AE1D22"/>
    <w:rsid w:val="00AE6BB0"/>
    <w:rsid w:val="00B014D4"/>
    <w:rsid w:val="00B25DE0"/>
    <w:rsid w:val="00B366F3"/>
    <w:rsid w:val="00B63870"/>
    <w:rsid w:val="00B84B98"/>
    <w:rsid w:val="00B9248E"/>
    <w:rsid w:val="00BB7D0D"/>
    <w:rsid w:val="00BC3311"/>
    <w:rsid w:val="00BD3B29"/>
    <w:rsid w:val="00BE1935"/>
    <w:rsid w:val="00BE54BB"/>
    <w:rsid w:val="00C02775"/>
    <w:rsid w:val="00C30315"/>
    <w:rsid w:val="00C46962"/>
    <w:rsid w:val="00C901B6"/>
    <w:rsid w:val="00C93D34"/>
    <w:rsid w:val="00C971D6"/>
    <w:rsid w:val="00CD5D2F"/>
    <w:rsid w:val="00D17836"/>
    <w:rsid w:val="00D341A2"/>
    <w:rsid w:val="00D44758"/>
    <w:rsid w:val="00D46AB1"/>
    <w:rsid w:val="00D77A77"/>
    <w:rsid w:val="00D8051D"/>
    <w:rsid w:val="00D80EFA"/>
    <w:rsid w:val="00D91636"/>
    <w:rsid w:val="00D91A1A"/>
    <w:rsid w:val="00DA456E"/>
    <w:rsid w:val="00DE15D8"/>
    <w:rsid w:val="00DE2DF3"/>
    <w:rsid w:val="00DF6251"/>
    <w:rsid w:val="00E056D2"/>
    <w:rsid w:val="00E11511"/>
    <w:rsid w:val="00E6156C"/>
    <w:rsid w:val="00E757CE"/>
    <w:rsid w:val="00E9136F"/>
    <w:rsid w:val="00EA13EC"/>
    <w:rsid w:val="00EB1068"/>
    <w:rsid w:val="00EE30AA"/>
    <w:rsid w:val="00EF438F"/>
    <w:rsid w:val="00EF7D5A"/>
    <w:rsid w:val="00F277DE"/>
    <w:rsid w:val="00F364A7"/>
    <w:rsid w:val="00F53158"/>
    <w:rsid w:val="00F779C4"/>
    <w:rsid w:val="00F861DD"/>
    <w:rsid w:val="00FA74FB"/>
    <w:rsid w:val="00FB11E1"/>
    <w:rsid w:val="00FB30EF"/>
    <w:rsid w:val="00FB4AA8"/>
    <w:rsid w:val="00FC61D4"/>
    <w:rsid w:val="00FE49F1"/>
    <w:rsid w:val="00FE6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E24A"/>
  <w15:chartTrackingRefBased/>
  <w15:docId w15:val="{43DE9CBF-28D6-4A4A-BB19-86FFB18BA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00D6"/>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89174C"/>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8774A8"/>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8774A8"/>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86C57"/>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00D6"/>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89174C"/>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8774A8"/>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8774A8"/>
    <w:rPr>
      <w:rFonts w:asciiTheme="majorHAnsi" w:eastAsiaTheme="majorEastAsia" w:hAnsiTheme="majorHAnsi" w:cstheme="majorBidi"/>
      <w:i/>
      <w:iCs/>
      <w:color w:val="A5A5A5" w:themeColor="accent1" w:themeShade="BF"/>
    </w:rPr>
  </w:style>
  <w:style w:type="paragraph" w:styleId="ListParagraph">
    <w:name w:val="List Paragraph"/>
    <w:basedOn w:val="Normal"/>
    <w:uiPriority w:val="34"/>
    <w:qFormat/>
    <w:rsid w:val="00E056D2"/>
    <w:pPr>
      <w:ind w:left="720"/>
      <w:contextualSpacing/>
    </w:pPr>
  </w:style>
  <w:style w:type="character" w:styleId="Hyperlink">
    <w:name w:val="Hyperlink"/>
    <w:basedOn w:val="DefaultParagraphFont"/>
    <w:uiPriority w:val="99"/>
    <w:unhideWhenUsed/>
    <w:rsid w:val="00141F9B"/>
    <w:rPr>
      <w:color w:val="5F5F5F" w:themeColor="hyperlink"/>
      <w:u w:val="single"/>
    </w:rPr>
  </w:style>
  <w:style w:type="character" w:customStyle="1" w:styleId="UnresolvedMention1">
    <w:name w:val="Unresolved Mention1"/>
    <w:basedOn w:val="DefaultParagraphFont"/>
    <w:uiPriority w:val="99"/>
    <w:semiHidden/>
    <w:unhideWhenUsed/>
    <w:rsid w:val="00141F9B"/>
    <w:rPr>
      <w:color w:val="808080"/>
      <w:shd w:val="clear" w:color="auto" w:fill="E6E6E6"/>
    </w:rPr>
  </w:style>
  <w:style w:type="table" w:styleId="TableGrid">
    <w:name w:val="Table Grid"/>
    <w:basedOn w:val="TableNormal"/>
    <w:uiPriority w:val="39"/>
    <w:rsid w:val="00891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84B98"/>
    <w:rPr>
      <w:sz w:val="16"/>
      <w:szCs w:val="16"/>
    </w:rPr>
  </w:style>
  <w:style w:type="paragraph" w:styleId="CommentText">
    <w:name w:val="annotation text"/>
    <w:basedOn w:val="Normal"/>
    <w:link w:val="CommentTextChar"/>
    <w:uiPriority w:val="99"/>
    <w:unhideWhenUsed/>
    <w:rsid w:val="00B84B98"/>
    <w:pPr>
      <w:spacing w:line="240" w:lineRule="auto"/>
    </w:pPr>
    <w:rPr>
      <w:sz w:val="20"/>
      <w:szCs w:val="20"/>
    </w:rPr>
  </w:style>
  <w:style w:type="character" w:customStyle="1" w:styleId="CommentTextChar">
    <w:name w:val="Comment Text Char"/>
    <w:basedOn w:val="DefaultParagraphFont"/>
    <w:link w:val="CommentText"/>
    <w:uiPriority w:val="99"/>
    <w:rsid w:val="00B84B98"/>
    <w:rPr>
      <w:sz w:val="20"/>
      <w:szCs w:val="20"/>
    </w:rPr>
  </w:style>
  <w:style w:type="paragraph" w:styleId="CommentSubject">
    <w:name w:val="annotation subject"/>
    <w:basedOn w:val="CommentText"/>
    <w:next w:val="CommentText"/>
    <w:link w:val="CommentSubjectChar"/>
    <w:uiPriority w:val="99"/>
    <w:semiHidden/>
    <w:unhideWhenUsed/>
    <w:rsid w:val="00B84B98"/>
    <w:rPr>
      <w:b/>
      <w:bCs/>
    </w:rPr>
  </w:style>
  <w:style w:type="character" w:customStyle="1" w:styleId="CommentSubjectChar">
    <w:name w:val="Comment Subject Char"/>
    <w:basedOn w:val="CommentTextChar"/>
    <w:link w:val="CommentSubject"/>
    <w:uiPriority w:val="99"/>
    <w:semiHidden/>
    <w:rsid w:val="00B84B98"/>
    <w:rPr>
      <w:b/>
      <w:bCs/>
      <w:sz w:val="20"/>
      <w:szCs w:val="20"/>
    </w:rPr>
  </w:style>
  <w:style w:type="paragraph" w:styleId="BalloonText">
    <w:name w:val="Balloon Text"/>
    <w:basedOn w:val="Normal"/>
    <w:link w:val="BalloonTextChar"/>
    <w:uiPriority w:val="99"/>
    <w:semiHidden/>
    <w:unhideWhenUsed/>
    <w:rsid w:val="00B84B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4B98"/>
    <w:rPr>
      <w:rFonts w:ascii="Segoe UI" w:hAnsi="Segoe UI" w:cs="Segoe UI"/>
      <w:sz w:val="18"/>
      <w:szCs w:val="18"/>
    </w:rPr>
  </w:style>
  <w:style w:type="paragraph" w:styleId="TOCHeading">
    <w:name w:val="TOC Heading"/>
    <w:basedOn w:val="Heading1"/>
    <w:next w:val="Normal"/>
    <w:uiPriority w:val="39"/>
    <w:unhideWhenUsed/>
    <w:qFormat/>
    <w:rsid w:val="007530E0"/>
    <w:pPr>
      <w:outlineLvl w:val="9"/>
    </w:pPr>
  </w:style>
  <w:style w:type="paragraph" w:styleId="TOC1">
    <w:name w:val="toc 1"/>
    <w:basedOn w:val="Normal"/>
    <w:next w:val="Normal"/>
    <w:autoRedefine/>
    <w:uiPriority w:val="39"/>
    <w:unhideWhenUsed/>
    <w:rsid w:val="007530E0"/>
    <w:pPr>
      <w:spacing w:after="100"/>
    </w:pPr>
  </w:style>
  <w:style w:type="paragraph" w:styleId="TOC2">
    <w:name w:val="toc 2"/>
    <w:basedOn w:val="Normal"/>
    <w:next w:val="Normal"/>
    <w:autoRedefine/>
    <w:uiPriority w:val="39"/>
    <w:unhideWhenUsed/>
    <w:rsid w:val="007530E0"/>
    <w:pPr>
      <w:spacing w:after="100"/>
      <w:ind w:left="220"/>
    </w:pPr>
  </w:style>
  <w:style w:type="paragraph" w:styleId="TOC4">
    <w:name w:val="toc 4"/>
    <w:basedOn w:val="Normal"/>
    <w:next w:val="Normal"/>
    <w:autoRedefine/>
    <w:uiPriority w:val="39"/>
    <w:unhideWhenUsed/>
    <w:rsid w:val="007530E0"/>
    <w:pPr>
      <w:spacing w:after="100"/>
      <w:ind w:left="660"/>
    </w:pPr>
  </w:style>
  <w:style w:type="paragraph" w:styleId="Subtitle">
    <w:name w:val="Subtitle"/>
    <w:basedOn w:val="Normal"/>
    <w:next w:val="Normal"/>
    <w:link w:val="SubtitleChar"/>
    <w:uiPriority w:val="11"/>
    <w:qFormat/>
    <w:rsid w:val="007241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413B"/>
    <w:rPr>
      <w:rFonts w:eastAsiaTheme="minorEastAsia"/>
      <w:color w:val="5A5A5A" w:themeColor="text1" w:themeTint="A5"/>
      <w:spacing w:val="15"/>
    </w:rPr>
  </w:style>
  <w:style w:type="character" w:styleId="IntenseEmphasis">
    <w:name w:val="Intense Emphasis"/>
    <w:basedOn w:val="DefaultParagraphFont"/>
    <w:uiPriority w:val="21"/>
    <w:qFormat/>
    <w:rsid w:val="0072413B"/>
    <w:rPr>
      <w:i/>
      <w:iCs/>
      <w:color w:val="DDDDDD" w:themeColor="accent1"/>
    </w:rPr>
  </w:style>
  <w:style w:type="character" w:styleId="Emphasis">
    <w:name w:val="Emphasis"/>
    <w:basedOn w:val="DefaultParagraphFont"/>
    <w:uiPriority w:val="20"/>
    <w:qFormat/>
    <w:rsid w:val="0072413B"/>
    <w:rPr>
      <w:i/>
      <w:iCs/>
    </w:rPr>
  </w:style>
  <w:style w:type="paragraph" w:styleId="Title">
    <w:name w:val="Title"/>
    <w:basedOn w:val="Normal"/>
    <w:next w:val="Normal"/>
    <w:link w:val="TitleChar"/>
    <w:uiPriority w:val="10"/>
    <w:qFormat/>
    <w:rsid w:val="007241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13B"/>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2413B"/>
    <w:rPr>
      <w:b/>
      <w:bCs/>
    </w:rPr>
  </w:style>
  <w:style w:type="paragraph" w:styleId="Header">
    <w:name w:val="header"/>
    <w:basedOn w:val="Normal"/>
    <w:link w:val="HeaderChar"/>
    <w:uiPriority w:val="99"/>
    <w:unhideWhenUsed/>
    <w:rsid w:val="007241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13B"/>
  </w:style>
  <w:style w:type="paragraph" w:styleId="Footer">
    <w:name w:val="footer"/>
    <w:basedOn w:val="Normal"/>
    <w:link w:val="FooterChar"/>
    <w:uiPriority w:val="99"/>
    <w:unhideWhenUsed/>
    <w:rsid w:val="007241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13B"/>
  </w:style>
  <w:style w:type="character" w:customStyle="1" w:styleId="DocumentMapChar">
    <w:name w:val="Document Map Char"/>
    <w:basedOn w:val="DefaultParagraphFont"/>
    <w:link w:val="DocumentMap"/>
    <w:uiPriority w:val="99"/>
    <w:semiHidden/>
    <w:rsid w:val="0072413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2413B"/>
    <w:pPr>
      <w:spacing w:after="0" w:line="240" w:lineRule="auto"/>
    </w:pPr>
    <w:rPr>
      <w:rFonts w:ascii="Times New Roman" w:hAnsi="Times New Roman" w:cs="Times New Roman"/>
      <w:sz w:val="24"/>
      <w:szCs w:val="24"/>
    </w:rPr>
  </w:style>
  <w:style w:type="paragraph" w:styleId="TOC3">
    <w:name w:val="toc 3"/>
    <w:basedOn w:val="Normal"/>
    <w:next w:val="Normal"/>
    <w:autoRedefine/>
    <w:uiPriority w:val="39"/>
    <w:unhideWhenUsed/>
    <w:rsid w:val="00286C57"/>
    <w:pPr>
      <w:spacing w:after="100"/>
      <w:ind w:left="440"/>
    </w:pPr>
  </w:style>
  <w:style w:type="character" w:customStyle="1" w:styleId="Heading5Char">
    <w:name w:val="Heading 5 Char"/>
    <w:basedOn w:val="DefaultParagraphFont"/>
    <w:link w:val="Heading5"/>
    <w:uiPriority w:val="9"/>
    <w:rsid w:val="00286C57"/>
    <w:rPr>
      <w:rFonts w:asciiTheme="majorHAnsi" w:eastAsiaTheme="majorEastAsia" w:hAnsiTheme="majorHAnsi" w:cstheme="majorBidi"/>
      <w:color w:val="A5A5A5" w:themeColor="accent1" w:themeShade="BF"/>
    </w:rPr>
  </w:style>
  <w:style w:type="table" w:styleId="ListTable7Colorful">
    <w:name w:val="List Table 7 Colorful"/>
    <w:basedOn w:val="TableNormal"/>
    <w:uiPriority w:val="52"/>
    <w:rsid w:val="00563AB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cg58a97Pz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blog.andreahawksley.com/170517301/"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chart" Target="charts/chart2.xml"/><Relationship Id="rId55" Type="http://schemas.openxmlformats.org/officeDocument/2006/relationships/chart" Target="charts/chart7.xml"/><Relationship Id="rId63" Type="http://schemas.openxmlformats.org/officeDocument/2006/relationships/image" Target="media/image35.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upload.wikimedia.org/wikipedia/commons/c/cb/Hyperbolic_domains_3222.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File:H2chess_246a.p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chart" Target="charts/chart5.xml"/><Relationship Id="rId58" Type="http://schemas.openxmlformats.org/officeDocument/2006/relationships/chart" Target="charts/chart10.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n.wikipedia.org/wiki/File:H2chess_246a.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chart" Target="charts/chart1.xml"/><Relationship Id="rId57" Type="http://schemas.openxmlformats.org/officeDocument/2006/relationships/chart" Target="charts/chart9.xml"/><Relationship Id="rId61" Type="http://schemas.openxmlformats.org/officeDocument/2006/relationships/image" Target="media/image33.png"/><Relationship Id="rId10" Type="http://schemas.openxmlformats.org/officeDocument/2006/relationships/hyperlink" Target="https://en.wikipedia.org/wiki/File:Torus_from_rectangle.gif"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chart" Target="charts/chart4.xml"/><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log.andreahawksley.com/170517301/" TargetMode="External"/><Relationship Id="rId14" Type="http://schemas.openxmlformats.org/officeDocument/2006/relationships/hyperlink" Target="https://en.wikipedia.org/wiki/File:Torus_from_rectangle.gi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chart" Target="charts/chart8.xml"/><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yperlink" Target="https://upload.wikimedia.org/wikipedia/commons/c/cb/Hyperbolic_domains_3222.png"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chart" Target="charts/chart11.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chart" Target="charts/chart6.xml"/><Relationship Id="rId62"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Kevin\Google%20Drive\School\Milestones\2017%20-%20Time%20Travel%20Task%20Paper\data\Misassignment%20and%20Context%20Boundaries%20in%20Time%20High%20Level%20Statistic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Kevin\Google%20Drive\School\Milestones\2017%20-%20Time%20Travel%20Task%20Paper\data\High%20Level%20Variables%20(SID,%20Trial,%20Inverse,%20Exploration,%20Misassignment,%20CBE).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Kevin\Documents\GitHub\msl-iposition-pipeline\saved_data\TemporalSwap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Kevin\Documents\GitHub\Holodeck-Time-Travel-Task-Analytics\Visualizer\analysis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Space Misplacement</a:t>
            </a:r>
          </a:p>
        </c:rich>
      </c:tx>
      <c:overlay val="0"/>
      <c:spPr>
        <a:noFill/>
        <a:ln>
          <a:noFill/>
        </a:ln>
        <a:effectLst/>
      </c:spPr>
    </c:title>
    <c:autoTitleDeleted val="0"/>
    <c:plotArea>
      <c:layout/>
      <c:lineChart>
        <c:grouping val="standard"/>
        <c:varyColors val="0"/>
        <c:ser>
          <c:idx val="1"/>
          <c:order val="0"/>
          <c:tx>
            <c:strRef>
              <c:f>out!$O$298</c:f>
              <c:strCache>
                <c:ptCount val="1"/>
                <c:pt idx="0">
                  <c:v>Space Misplacement</c:v>
                </c:pt>
              </c:strCache>
            </c:strRef>
          </c:tx>
          <c:spPr>
            <a:ln w="28575" cap="rnd">
              <a:solidFill>
                <a:schemeClr val="accent2"/>
              </a:solidFill>
              <a:round/>
            </a:ln>
            <a:effectLst/>
          </c:spPr>
          <c:marker>
            <c:symbol val="none"/>
          </c:marker>
          <c:errBars>
            <c:errDir val="y"/>
            <c:errBarType val="both"/>
            <c:errValType val="cust"/>
            <c:noEndCap val="0"/>
            <c:plus>
              <c:numRef>
                <c:f>out!$P$300:$S$300</c:f>
                <c:numCache>
                  <c:formatCode>General</c:formatCode>
                  <c:ptCount val="4"/>
                  <c:pt idx="0">
                    <c:v>5.4722170381945556</c:v>
                  </c:pt>
                  <c:pt idx="1">
                    <c:v>6.155905040243745</c:v>
                  </c:pt>
                  <c:pt idx="2">
                    <c:v>3.2360638512060902</c:v>
                  </c:pt>
                  <c:pt idx="3">
                    <c:v>3.015160420835683</c:v>
                  </c:pt>
                </c:numCache>
              </c:numRef>
            </c:plus>
            <c:minus>
              <c:numRef>
                <c:f>out!$P$300:$S$300</c:f>
                <c:numCache>
                  <c:formatCode>General</c:formatCode>
                  <c:ptCount val="4"/>
                  <c:pt idx="0">
                    <c:v>5.4722170381945556</c:v>
                  </c:pt>
                  <c:pt idx="1">
                    <c:v>6.155905040243745</c:v>
                  </c:pt>
                  <c:pt idx="2">
                    <c:v>3.2360638512060902</c:v>
                  </c:pt>
                  <c:pt idx="3">
                    <c:v>3.015160420835683</c:v>
                  </c:pt>
                </c:numCache>
              </c:numRef>
            </c:minus>
            <c:spPr>
              <a:noFill/>
              <a:ln w="9525" cap="flat" cmpd="sng" algn="ctr">
                <a:solidFill>
                  <a:schemeClr val="tx1">
                    <a:lumMod val="65000"/>
                    <a:lumOff val="35000"/>
                  </a:schemeClr>
                </a:solidFill>
                <a:round/>
              </a:ln>
              <a:effectLst/>
            </c:spPr>
          </c:errBars>
          <c:val>
            <c:numRef>
              <c:f>out!$P$298:$S$298</c:f>
              <c:numCache>
                <c:formatCode>General</c:formatCode>
                <c:ptCount val="4"/>
                <c:pt idx="0">
                  <c:v>60.611302247530233</c:v>
                </c:pt>
                <c:pt idx="1">
                  <c:v>41.378382920593012</c:v>
                </c:pt>
                <c:pt idx="2">
                  <c:v>22.746679745972319</c:v>
                </c:pt>
                <c:pt idx="3">
                  <c:v>21.0984979392314</c:v>
                </c:pt>
              </c:numCache>
            </c:numRef>
          </c:val>
          <c:smooth val="0"/>
          <c:extLst>
            <c:ext xmlns:c16="http://schemas.microsoft.com/office/drawing/2014/chart" uri="{C3380CC4-5D6E-409C-BE32-E72D297353CC}">
              <c16:uniqueId val="{00000000-542D-4D49-8BDC-08AB8709708B}"/>
            </c:ext>
          </c:extLst>
        </c:ser>
        <c:dLbls>
          <c:showLegendKey val="0"/>
          <c:showVal val="0"/>
          <c:showCatName val="0"/>
          <c:showSerName val="0"/>
          <c:showPercent val="0"/>
          <c:showBubbleSize val="0"/>
        </c:dLbls>
        <c:smooth val="0"/>
        <c:axId val="1848948208"/>
        <c:axId val="1845934912"/>
      </c:lineChart>
      <c:catAx>
        <c:axId val="1848948208"/>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934912"/>
        <c:crosses val="autoZero"/>
        <c:auto val="1"/>
        <c:lblAlgn val="ctr"/>
        <c:lblOffset val="100"/>
        <c:noMultiLvlLbl val="0"/>
      </c:catAx>
      <c:valAx>
        <c:axId val="184593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(meters)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8948208"/>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a:t>
            </a:r>
            <a:r>
              <a:rPr lang="en-US" baseline="0"/>
              <a:t> Misbinding Within vs. Across Context</a:t>
            </a:r>
            <a:endParaRPr lang="en-US"/>
          </a:p>
        </c:rich>
      </c:tx>
      <c:overlay val="0"/>
      <c:spPr>
        <a:noFill/>
        <a:ln>
          <a:noFill/>
        </a:ln>
        <a:effectLst/>
      </c:spPr>
    </c:title>
    <c:autoTitleDeleted val="0"/>
    <c:plotArea>
      <c:layout/>
      <c:barChart>
        <c:barDir val="col"/>
        <c:grouping val="clustered"/>
        <c:varyColors val="0"/>
        <c:ser>
          <c:idx val="0"/>
          <c:order val="0"/>
          <c:tx>
            <c:v>Measured</c:v>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E5A9-4B74-969E-229CB5E3CE87}"/>
              </c:ext>
            </c:extLst>
          </c:dPt>
          <c:errBars>
            <c:errBarType val="both"/>
            <c:errValType val="cust"/>
            <c:noEndCap val="0"/>
            <c:plus>
              <c:numRef>
                <c:f>Sheet1!$B$4:$C$4</c:f>
                <c:numCache>
                  <c:formatCode>General</c:formatCode>
                  <c:ptCount val="2"/>
                  <c:pt idx="0">
                    <c:v>4.0186201188800001E-2</c:v>
                  </c:pt>
                  <c:pt idx="1">
                    <c:v>4.09879818639E-2</c:v>
                  </c:pt>
                </c:numCache>
              </c:numRef>
            </c:plus>
            <c:minus>
              <c:numRef>
                <c:f>Sheet1!$B$4:$C$4</c:f>
                <c:numCache>
                  <c:formatCode>General</c:formatCode>
                  <c:ptCount val="2"/>
                  <c:pt idx="0">
                    <c:v>4.0186201188800001E-2</c:v>
                  </c:pt>
                  <c:pt idx="1">
                    <c:v>4.09879818639E-2</c:v>
                  </c:pt>
                </c:numCache>
              </c:numRef>
            </c:minus>
            <c:spPr>
              <a:noFill/>
              <a:ln w="9525" cap="flat" cmpd="sng" algn="ctr">
                <a:solidFill>
                  <a:schemeClr val="tx1">
                    <a:lumMod val="65000"/>
                    <a:lumOff val="35000"/>
                  </a:schemeClr>
                </a:solidFill>
                <a:round/>
              </a:ln>
              <a:effectLst/>
            </c:spPr>
          </c:errBars>
          <c:cat>
            <c:strRef>
              <c:f>Sheet1!$B$1:$C$1</c:f>
              <c:strCache>
                <c:ptCount val="2"/>
                <c:pt idx="0">
                  <c:v>Within</c:v>
                </c:pt>
                <c:pt idx="1">
                  <c:v>Across</c:v>
                </c:pt>
              </c:strCache>
            </c:strRef>
          </c:cat>
          <c:val>
            <c:numRef>
              <c:f>Sheet1!$B$2:$C$2</c:f>
              <c:numCache>
                <c:formatCode>General</c:formatCode>
                <c:ptCount val="2"/>
                <c:pt idx="0">
                  <c:v>0.42820203552300001</c:v>
                </c:pt>
                <c:pt idx="1">
                  <c:v>0.54854215052400002</c:v>
                </c:pt>
              </c:numCache>
            </c:numRef>
          </c:val>
          <c:extLst>
            <c:ext xmlns:c16="http://schemas.microsoft.com/office/drawing/2014/chart" uri="{C3380CC4-5D6E-409C-BE32-E72D297353CC}">
              <c16:uniqueId val="{00000002-E5A9-4B74-969E-229CB5E3CE87}"/>
            </c:ext>
          </c:extLst>
        </c:ser>
        <c:dLbls>
          <c:showLegendKey val="0"/>
          <c:showVal val="0"/>
          <c:showCatName val="0"/>
          <c:showSerName val="0"/>
          <c:showPercent val="0"/>
          <c:showBubbleSize val="0"/>
        </c:dLbls>
        <c:gapWidth val="219"/>
        <c:axId val="1846065712"/>
        <c:axId val="1846069088"/>
        <c:extLst/>
      </c:barChart>
      <c:lineChart>
        <c:grouping val="standard"/>
        <c:varyColors val="0"/>
        <c:ser>
          <c:idx val="1"/>
          <c:order val="1"/>
          <c:tx>
            <c:v>Within Chance</c:v>
          </c:tx>
          <c:spPr>
            <a:ln w="28575" cap="rnd">
              <a:solidFill>
                <a:schemeClr val="accent1"/>
              </a:solidFill>
              <a:prstDash val="sysDash"/>
              <a:round/>
            </a:ln>
            <a:effectLst/>
          </c:spPr>
          <c:marker>
            <c:symbol val="none"/>
          </c:marker>
          <c:cat>
            <c:strRef>
              <c:f>Sheet1!$B$1:$C$1</c:f>
              <c:strCache>
                <c:ptCount val="2"/>
                <c:pt idx="0">
                  <c:v>Within</c:v>
                </c:pt>
                <c:pt idx="1">
                  <c:v>Across</c:v>
                </c:pt>
              </c:strCache>
            </c:strRef>
          </c:cat>
          <c:val>
            <c:numRef>
              <c:f>Sheet1!$B$6:$C$6</c:f>
              <c:numCache>
                <c:formatCode>0.000000</c:formatCode>
                <c:ptCount val="2"/>
                <c:pt idx="0">
                  <c:v>0.14285714285714299</c:v>
                </c:pt>
                <c:pt idx="1">
                  <c:v>0.14285714285714299</c:v>
                </c:pt>
              </c:numCache>
            </c:numRef>
          </c:val>
          <c:smooth val="0"/>
          <c:extLst>
            <c:ext xmlns:c16="http://schemas.microsoft.com/office/drawing/2014/chart" uri="{C3380CC4-5D6E-409C-BE32-E72D297353CC}">
              <c16:uniqueId val="{00000003-E5A9-4B74-969E-229CB5E3CE87}"/>
            </c:ext>
          </c:extLst>
        </c:ser>
        <c:ser>
          <c:idx val="2"/>
          <c:order val="2"/>
          <c:tx>
            <c:v>Across Chance</c:v>
          </c:tx>
          <c:spPr>
            <a:ln w="28575" cap="rnd">
              <a:solidFill>
                <a:schemeClr val="accent2"/>
              </a:solidFill>
              <a:prstDash val="sysDash"/>
              <a:round/>
            </a:ln>
            <a:effectLst/>
          </c:spPr>
          <c:marker>
            <c:symbol val="none"/>
          </c:marker>
          <c:val>
            <c:numRef>
              <c:f>Sheet1!$B$7:$C$7</c:f>
              <c:numCache>
                <c:formatCode>General</c:formatCode>
                <c:ptCount val="2"/>
                <c:pt idx="0">
                  <c:v>0.85714285714285698</c:v>
                </c:pt>
                <c:pt idx="1">
                  <c:v>0.85714285714285698</c:v>
                </c:pt>
              </c:numCache>
            </c:numRef>
          </c:val>
          <c:smooth val="0"/>
          <c:extLst>
            <c:ext xmlns:c16="http://schemas.microsoft.com/office/drawing/2014/chart" uri="{C3380CC4-5D6E-409C-BE32-E72D297353CC}">
              <c16:uniqueId val="{00000004-E5A9-4B74-969E-229CB5E3CE87}"/>
            </c:ext>
          </c:extLst>
        </c:ser>
        <c:dLbls>
          <c:showLegendKey val="0"/>
          <c:showVal val="0"/>
          <c:showCatName val="0"/>
          <c:showSerName val="0"/>
          <c:showPercent val="0"/>
          <c:showBubbleSize val="0"/>
        </c:dLbls>
        <c:marker val="1"/>
        <c:smooth val="0"/>
        <c:axId val="1846065712"/>
        <c:axId val="1846069088"/>
      </c:lineChart>
      <c:catAx>
        <c:axId val="184606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069088"/>
        <c:crosses val="autoZero"/>
        <c:auto val="1"/>
        <c:lblAlgn val="ctr"/>
        <c:lblOffset val="100"/>
        <c:noMultiLvlLbl val="0"/>
      </c:catAx>
      <c:valAx>
        <c:axId val="184606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065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Misbinding</a:t>
            </a:r>
            <a:r>
              <a:rPr lang="en-US" baseline="0"/>
              <a:t> Within vs. Across Context by Trial</a:t>
            </a:r>
            <a:endParaRPr lang="en-US"/>
          </a:p>
        </c:rich>
      </c:tx>
      <c:overlay val="0"/>
      <c:spPr>
        <a:noFill/>
        <a:ln>
          <a:noFill/>
        </a:ln>
        <a:effectLst/>
      </c:spPr>
    </c:title>
    <c:autoTitleDeleted val="0"/>
    <c:plotArea>
      <c:layout>
        <c:manualLayout>
          <c:layoutTarget val="inner"/>
          <c:xMode val="edge"/>
          <c:yMode val="edge"/>
          <c:x val="0.180533383669507"/>
          <c:y val="0.215"/>
          <c:w val="0.777609690911924"/>
          <c:h val="0.52447006624171999"/>
        </c:manualLayout>
      </c:layout>
      <c:lineChart>
        <c:grouping val="standard"/>
        <c:varyColors val="0"/>
        <c:ser>
          <c:idx val="0"/>
          <c:order val="0"/>
          <c:tx>
            <c:strRef>
              <c:f>Sheet1!$B$34</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Sheet1!$B$37:$E$37</c:f>
                <c:numCache>
                  <c:formatCode>General</c:formatCode>
                  <c:ptCount val="4"/>
                  <c:pt idx="0">
                    <c:v>4.2475539999999999E-2</c:v>
                  </c:pt>
                  <c:pt idx="1">
                    <c:v>5.7421899999999998E-2</c:v>
                  </c:pt>
                  <c:pt idx="2">
                    <c:v>5.3505320000000002E-2</c:v>
                  </c:pt>
                  <c:pt idx="3">
                    <c:v>5.7388559999999998E-2</c:v>
                  </c:pt>
                </c:numCache>
              </c:numRef>
            </c:plus>
            <c:minus>
              <c:numRef>
                <c:f>Sheet1!$B$37:$E$37</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Sheet1!$B$35:$E$35</c:f>
              <c:numCache>
                <c:formatCode>General</c:formatCode>
                <c:ptCount val="4"/>
                <c:pt idx="0">
                  <c:v>0.25</c:v>
                </c:pt>
                <c:pt idx="1">
                  <c:v>0.41153845999999999</c:v>
                </c:pt>
                <c:pt idx="2">
                  <c:v>0.65945946</c:v>
                </c:pt>
                <c:pt idx="3">
                  <c:v>0.64141413999999997</c:v>
                </c:pt>
              </c:numCache>
            </c:numRef>
          </c:val>
          <c:smooth val="0"/>
          <c:extLst>
            <c:ext xmlns:c16="http://schemas.microsoft.com/office/drawing/2014/chart" uri="{C3380CC4-5D6E-409C-BE32-E72D297353CC}">
              <c16:uniqueId val="{00000000-A59C-4419-ABEC-F45903A46E3E}"/>
            </c:ext>
          </c:extLst>
        </c:ser>
        <c:ser>
          <c:idx val="3"/>
          <c:order val="1"/>
          <c:tx>
            <c:strRef>
              <c:f>Sheet1!$B$41</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Sheet1!$B$44:$E$44</c:f>
                <c:numCache>
                  <c:formatCode>General</c:formatCode>
                  <c:ptCount val="4"/>
                  <c:pt idx="0">
                    <c:v>4.2475539999999999E-2</c:v>
                  </c:pt>
                  <c:pt idx="1">
                    <c:v>5.7421899999999998E-2</c:v>
                  </c:pt>
                  <c:pt idx="2">
                    <c:v>5.3505320000000002E-2</c:v>
                  </c:pt>
                  <c:pt idx="3">
                    <c:v>5.7388559999999998E-2</c:v>
                  </c:pt>
                </c:numCache>
              </c:numRef>
            </c:plus>
            <c:minus>
              <c:numRef>
                <c:f>Sheet1!$B$44:$E$44</c:f>
                <c:numCache>
                  <c:formatCode>General</c:formatCode>
                  <c:ptCount val="4"/>
                  <c:pt idx="0">
                    <c:v>4.2475539999999999E-2</c:v>
                  </c:pt>
                  <c:pt idx="1">
                    <c:v>5.7421899999999998E-2</c:v>
                  </c:pt>
                  <c:pt idx="2">
                    <c:v>5.3505320000000002E-2</c:v>
                  </c:pt>
                  <c:pt idx="3">
                    <c:v>5.7388559999999998E-2</c:v>
                  </c:pt>
                </c:numCache>
              </c:numRef>
            </c:minus>
            <c:spPr>
              <a:noFill/>
              <a:ln w="9525" cap="flat" cmpd="sng" algn="ctr">
                <a:solidFill>
                  <a:schemeClr val="tx1">
                    <a:lumMod val="65000"/>
                    <a:lumOff val="35000"/>
                  </a:schemeClr>
                </a:solidFill>
                <a:round/>
              </a:ln>
              <a:effectLst/>
            </c:spPr>
          </c:errBars>
          <c:cat>
            <c:numRef>
              <c:f>Sheet1!$B$33:$E$33</c:f>
              <c:numCache>
                <c:formatCode>General</c:formatCode>
                <c:ptCount val="4"/>
                <c:pt idx="0">
                  <c:v>1</c:v>
                </c:pt>
                <c:pt idx="1">
                  <c:v>2</c:v>
                </c:pt>
                <c:pt idx="2">
                  <c:v>3</c:v>
                </c:pt>
                <c:pt idx="3">
                  <c:v>4</c:v>
                </c:pt>
              </c:numCache>
            </c:numRef>
          </c:cat>
          <c:val>
            <c:numRef>
              <c:f>Sheet1!$B$42:$E$42</c:f>
              <c:numCache>
                <c:formatCode>General</c:formatCode>
                <c:ptCount val="4"/>
                <c:pt idx="0">
                  <c:v>0.75</c:v>
                </c:pt>
                <c:pt idx="1">
                  <c:v>0.58846153999999995</c:v>
                </c:pt>
                <c:pt idx="2">
                  <c:v>0.34054054</c:v>
                </c:pt>
                <c:pt idx="3">
                  <c:v>0.35858585999999998</c:v>
                </c:pt>
              </c:numCache>
            </c:numRef>
          </c:val>
          <c:smooth val="0"/>
          <c:extLst>
            <c:ext xmlns:c16="http://schemas.microsoft.com/office/drawing/2014/chart" uri="{C3380CC4-5D6E-409C-BE32-E72D297353CC}">
              <c16:uniqueId val="{00000001-A59C-4419-ABEC-F45903A46E3E}"/>
            </c:ext>
          </c:extLst>
        </c:ser>
        <c:ser>
          <c:idx val="1"/>
          <c:order val="2"/>
          <c:tx>
            <c:v>Within Chance</c:v>
          </c:tx>
          <c:spPr>
            <a:ln w="28575" cap="rnd">
              <a:solidFill>
                <a:schemeClr val="accent1"/>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Sheet1!$B$38:$E$38</c:f>
              <c:numCache>
                <c:formatCode>General</c:formatCode>
                <c:ptCount val="4"/>
                <c:pt idx="0">
                  <c:v>0.14285714285714299</c:v>
                </c:pt>
                <c:pt idx="1">
                  <c:v>0.14285714285714299</c:v>
                </c:pt>
                <c:pt idx="2">
                  <c:v>0.14285714285714299</c:v>
                </c:pt>
                <c:pt idx="3">
                  <c:v>0.14285714285714299</c:v>
                </c:pt>
              </c:numCache>
            </c:numRef>
          </c:val>
          <c:smooth val="0"/>
          <c:extLst>
            <c:ext xmlns:c16="http://schemas.microsoft.com/office/drawing/2014/chart" uri="{C3380CC4-5D6E-409C-BE32-E72D297353CC}">
              <c16:uniqueId val="{00000002-A59C-4419-ABEC-F45903A46E3E}"/>
            </c:ext>
          </c:extLst>
        </c:ser>
        <c:ser>
          <c:idx val="2"/>
          <c:order val="3"/>
          <c:tx>
            <c:v>Across Chance</c:v>
          </c:tx>
          <c:spPr>
            <a:ln w="28575" cap="rnd">
              <a:solidFill>
                <a:schemeClr val="accent2"/>
              </a:solidFill>
              <a:prstDash val="sysDash"/>
              <a:round/>
            </a:ln>
            <a:effectLst/>
          </c:spPr>
          <c:marker>
            <c:symbol val="none"/>
          </c:marker>
          <c:cat>
            <c:numRef>
              <c:f>Sheet1!$B$33:$E$33</c:f>
              <c:numCache>
                <c:formatCode>General</c:formatCode>
                <c:ptCount val="4"/>
                <c:pt idx="0">
                  <c:v>1</c:v>
                </c:pt>
                <c:pt idx="1">
                  <c:v>2</c:v>
                </c:pt>
                <c:pt idx="2">
                  <c:v>3</c:v>
                </c:pt>
                <c:pt idx="3">
                  <c:v>4</c:v>
                </c:pt>
              </c:numCache>
            </c:numRef>
          </c:cat>
          <c:val>
            <c:numRef>
              <c:f>Sheet1!$B$39:$E$39</c:f>
              <c:numCache>
                <c:formatCode>General</c:formatCode>
                <c:ptCount val="4"/>
                <c:pt idx="0">
                  <c:v>0.85714285714285698</c:v>
                </c:pt>
                <c:pt idx="1">
                  <c:v>0.85714285714285698</c:v>
                </c:pt>
                <c:pt idx="2">
                  <c:v>0.85714285714285698</c:v>
                </c:pt>
                <c:pt idx="3">
                  <c:v>0.85714285714285698</c:v>
                </c:pt>
              </c:numCache>
            </c:numRef>
          </c:val>
          <c:smooth val="0"/>
          <c:extLst>
            <c:ext xmlns:c16="http://schemas.microsoft.com/office/drawing/2014/chart" uri="{C3380CC4-5D6E-409C-BE32-E72D297353CC}">
              <c16:uniqueId val="{00000003-A59C-4419-ABEC-F45903A46E3E}"/>
            </c:ext>
          </c:extLst>
        </c:ser>
        <c:dLbls>
          <c:showLegendKey val="0"/>
          <c:showVal val="0"/>
          <c:showCatName val="0"/>
          <c:showSerName val="0"/>
          <c:showPercent val="0"/>
          <c:showBubbleSize val="0"/>
        </c:dLbls>
        <c:smooth val="0"/>
        <c:axId val="1846202560"/>
        <c:axId val="1846208352"/>
      </c:lineChart>
      <c:catAx>
        <c:axId val="1846202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656030153764998"/>
              <c:y val="0.7839076365454320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08352"/>
        <c:crosses val="autoZero"/>
        <c:auto val="1"/>
        <c:lblAlgn val="ctr"/>
        <c:lblOffset val="100"/>
        <c:noMultiLvlLbl val="0"/>
      </c:catAx>
      <c:valAx>
        <c:axId val="1846208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Proportion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0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Misplacement</a:t>
            </a:r>
          </a:p>
        </c:rich>
      </c:tx>
      <c:overlay val="0"/>
      <c:spPr>
        <a:noFill/>
        <a:ln>
          <a:noFill/>
        </a:ln>
        <a:effectLst/>
      </c:spPr>
    </c:title>
    <c:autoTitleDeleted val="0"/>
    <c:plotArea>
      <c:layout/>
      <c:lineChart>
        <c:grouping val="standard"/>
        <c:varyColors val="0"/>
        <c:ser>
          <c:idx val="0"/>
          <c:order val="0"/>
          <c:tx>
            <c:strRef>
              <c:f>[analysis2.xlsx]out!$O$303</c:f>
              <c:strCache>
                <c:ptCount val="1"/>
                <c:pt idx="0">
                  <c:v>Time Misplacement</c:v>
                </c:pt>
              </c:strCache>
            </c:strRef>
          </c:tx>
          <c:marker>
            <c:symbol val="none"/>
          </c:marker>
          <c:errBars>
            <c:errDir val="y"/>
            <c:errBarType val="both"/>
            <c:errValType val="cust"/>
            <c:noEndCap val="0"/>
            <c:plus>
              <c:numRef>
                <c:f>[analysis2.xlsx]out!$P$305:$S$305</c:f>
                <c:numCache>
                  <c:formatCode>General</c:formatCode>
                  <c:ptCount val="4"/>
                  <c:pt idx="0">
                    <c:v>7.9858576184677057</c:v>
                  </c:pt>
                  <c:pt idx="1">
                    <c:v>8.880250528516175</c:v>
                  </c:pt>
                  <c:pt idx="2">
                    <c:v>8.3724751043881707</c:v>
                  </c:pt>
                  <c:pt idx="3">
                    <c:v>7.1798243481215556</c:v>
                  </c:pt>
                </c:numCache>
              </c:numRef>
            </c:plus>
            <c:minus>
              <c:numRef>
                <c:f>[analysis2.xlsx]out!$P$305:$S$305</c:f>
                <c:numCache>
                  <c:formatCode>General</c:formatCode>
                  <c:ptCount val="4"/>
                  <c:pt idx="0">
                    <c:v>7.9858576184677057</c:v>
                  </c:pt>
                  <c:pt idx="1">
                    <c:v>8.880250528516175</c:v>
                  </c:pt>
                  <c:pt idx="2">
                    <c:v>8.3724751043881707</c:v>
                  </c:pt>
                  <c:pt idx="3">
                    <c:v>7.1798243481215556</c:v>
                  </c:pt>
                </c:numCache>
              </c:numRef>
            </c:minus>
          </c:errBars>
          <c:val>
            <c:numRef>
              <c:f>[analysis2.xlsx]out!$P$303:$S$303</c:f>
              <c:numCache>
                <c:formatCode>General</c:formatCode>
                <c:ptCount val="4"/>
                <c:pt idx="0">
                  <c:v>151.2249259533163</c:v>
                </c:pt>
                <c:pt idx="1">
                  <c:v>87.389208034034823</c:v>
                </c:pt>
                <c:pt idx="2">
                  <c:v>68.597488511475987</c:v>
                </c:pt>
                <c:pt idx="3">
                  <c:v>52.700774658549541</c:v>
                </c:pt>
              </c:numCache>
            </c:numRef>
          </c:val>
          <c:smooth val="0"/>
          <c:extLst>
            <c:ext xmlns:c16="http://schemas.microsoft.com/office/drawing/2014/chart" uri="{C3380CC4-5D6E-409C-BE32-E72D297353CC}">
              <c16:uniqueId val="{00000000-BD59-4932-8EF7-49C39248FDEE}"/>
            </c:ext>
          </c:extLst>
        </c:ser>
        <c:dLbls>
          <c:showLegendKey val="0"/>
          <c:showVal val="0"/>
          <c:showCatName val="0"/>
          <c:showSerName val="0"/>
          <c:showPercent val="0"/>
          <c:showBubbleSize val="0"/>
        </c:dLbls>
        <c:smooth val="0"/>
        <c:axId val="1845772384"/>
        <c:axId val="1845714336"/>
      </c:lineChart>
      <c:catAx>
        <c:axId val="1845772384"/>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714336"/>
        <c:crosses val="autoZero"/>
        <c:auto val="1"/>
        <c:lblAlgn val="ctr"/>
        <c:lblOffset val="100"/>
        <c:noMultiLvlLbl val="0"/>
      </c:catAx>
      <c:valAx>
        <c:axId val="1845714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Sum</a:t>
                </a:r>
                <a:r>
                  <a:rPr lang="en-US" b="0" baseline="0"/>
                  <a:t> of Misplacement (seconds)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772384"/>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Incorrect Event</a:t>
            </a:r>
            <a:r>
              <a:rPr lang="en-US" baseline="0"/>
              <a:t> Types</a:t>
            </a:r>
            <a:endParaRPr lang="en-US"/>
          </a:p>
        </c:rich>
      </c:tx>
      <c:overlay val="0"/>
      <c:spPr>
        <a:noFill/>
        <a:ln>
          <a:noFill/>
        </a:ln>
        <a:effectLst/>
      </c:spPr>
    </c:title>
    <c:autoTitleDeleted val="0"/>
    <c:plotArea>
      <c:layout/>
      <c:lineChart>
        <c:grouping val="standard"/>
        <c:varyColors val="0"/>
        <c:ser>
          <c:idx val="1"/>
          <c:order val="0"/>
          <c:tx>
            <c:strRef>
              <c:f>out!$O$313</c:f>
              <c:strCache>
                <c:ptCount val="1"/>
                <c:pt idx="0">
                  <c:v>Event Type Correct</c:v>
                </c:pt>
              </c:strCache>
            </c:strRef>
          </c:tx>
          <c:spPr>
            <a:ln w="28575" cap="rnd">
              <a:solidFill>
                <a:schemeClr val="accent2"/>
              </a:solidFill>
              <a:round/>
            </a:ln>
            <a:effectLst/>
          </c:spPr>
          <c:marker>
            <c:symbol val="none"/>
          </c:marker>
          <c:dPt>
            <c:idx val="1"/>
            <c:bubble3D val="0"/>
            <c:spPr>
              <a:ln w="28575" cap="rnd">
                <a:solidFill>
                  <a:schemeClr val="accent6"/>
                </a:solidFill>
                <a:round/>
              </a:ln>
              <a:effectLst/>
            </c:spPr>
            <c:extLst>
              <c:ext xmlns:c16="http://schemas.microsoft.com/office/drawing/2014/chart" uri="{C3380CC4-5D6E-409C-BE32-E72D297353CC}">
                <c16:uniqueId val="{00000001-950B-462A-9B54-9AE74D052225}"/>
              </c:ext>
            </c:extLst>
          </c:dPt>
          <c:dPt>
            <c:idx val="2"/>
            <c:bubble3D val="0"/>
            <c:spPr>
              <a:ln w="28575" cap="rnd">
                <a:solidFill>
                  <a:schemeClr val="accent6"/>
                </a:solidFill>
                <a:round/>
              </a:ln>
              <a:effectLst/>
            </c:spPr>
            <c:extLst>
              <c:ext xmlns:c16="http://schemas.microsoft.com/office/drawing/2014/chart" uri="{C3380CC4-5D6E-409C-BE32-E72D297353CC}">
                <c16:uniqueId val="{00000003-950B-462A-9B54-9AE74D052225}"/>
              </c:ext>
            </c:extLst>
          </c:dPt>
          <c:dPt>
            <c:idx val="3"/>
            <c:bubble3D val="0"/>
            <c:spPr>
              <a:ln w="28575" cap="rnd">
                <a:solidFill>
                  <a:schemeClr val="accent6"/>
                </a:solidFill>
                <a:round/>
              </a:ln>
              <a:effectLst/>
            </c:spPr>
            <c:extLst>
              <c:ext xmlns:c16="http://schemas.microsoft.com/office/drawing/2014/chart" uri="{C3380CC4-5D6E-409C-BE32-E72D297353CC}">
                <c16:uniqueId val="{00000005-950B-462A-9B54-9AE74D052225}"/>
              </c:ext>
            </c:extLst>
          </c:dPt>
          <c:errBars>
            <c:errDir val="y"/>
            <c:errBarType val="both"/>
            <c:errValType val="cust"/>
            <c:noEndCap val="0"/>
            <c:plus>
              <c:numRef>
                <c:f>out!$P$315:$S$315</c:f>
                <c:numCache>
                  <c:formatCode>General</c:formatCode>
                  <c:ptCount val="4"/>
                  <c:pt idx="0">
                    <c:v>0.28336340061585702</c:v>
                  </c:pt>
                  <c:pt idx="1">
                    <c:v>0.29382311188860699</c:v>
                  </c:pt>
                  <c:pt idx="2">
                    <c:v>0.26883148277551899</c:v>
                  </c:pt>
                  <c:pt idx="3">
                    <c:v>0.28158234336814503</c:v>
                  </c:pt>
                </c:numCache>
              </c:numRef>
            </c:plus>
            <c:minus>
              <c:numRef>
                <c:f>out!$P$315:$S$315</c:f>
                <c:numCache>
                  <c:formatCode>General</c:formatCode>
                  <c:ptCount val="4"/>
                  <c:pt idx="0">
                    <c:v>0.28336340061585702</c:v>
                  </c:pt>
                  <c:pt idx="1">
                    <c:v>0.29382311188860699</c:v>
                  </c:pt>
                  <c:pt idx="2">
                    <c:v>0.26883148277551899</c:v>
                  </c:pt>
                  <c:pt idx="3">
                    <c:v>0.28158234336814503</c:v>
                  </c:pt>
                </c:numCache>
              </c:numRef>
            </c:minus>
            <c:spPr>
              <a:noFill/>
              <a:ln w="9525" cap="flat" cmpd="sng" algn="ctr">
                <a:solidFill>
                  <a:schemeClr val="tx1">
                    <a:lumMod val="65000"/>
                    <a:lumOff val="35000"/>
                  </a:schemeClr>
                </a:solidFill>
                <a:round/>
              </a:ln>
              <a:effectLst/>
            </c:spPr>
          </c:errBars>
          <c:val>
            <c:numRef>
              <c:f>out!$P$313:$S$313</c:f>
              <c:numCache>
                <c:formatCode>General</c:formatCode>
                <c:ptCount val="4"/>
                <c:pt idx="0">
                  <c:v>6.4186046511627914</c:v>
                </c:pt>
                <c:pt idx="1">
                  <c:v>5.0930232558139537</c:v>
                </c:pt>
                <c:pt idx="2">
                  <c:v>3.9069767441860468</c:v>
                </c:pt>
                <c:pt idx="3">
                  <c:v>3.4418604651162781</c:v>
                </c:pt>
              </c:numCache>
            </c:numRef>
          </c:val>
          <c:smooth val="0"/>
          <c:extLst>
            <c:ext xmlns:c16="http://schemas.microsoft.com/office/drawing/2014/chart" uri="{C3380CC4-5D6E-409C-BE32-E72D297353CC}">
              <c16:uniqueId val="{00000006-950B-462A-9B54-9AE74D052225}"/>
            </c:ext>
          </c:extLst>
        </c:ser>
        <c:dLbls>
          <c:showLegendKey val="0"/>
          <c:showVal val="0"/>
          <c:showCatName val="0"/>
          <c:showSerName val="0"/>
          <c:showPercent val="0"/>
          <c:showBubbleSize val="0"/>
        </c:dLbls>
        <c:smooth val="0"/>
        <c:axId val="1845736912"/>
        <c:axId val="1845742304"/>
      </c:lineChart>
      <c:catAx>
        <c:axId val="1845736912"/>
        <c:scaling>
          <c:orientation val="minMax"/>
        </c:scaling>
        <c:delete val="0"/>
        <c:axPos val="b"/>
        <c:title>
          <c:tx>
            <c:rich>
              <a:bodyPr/>
              <a:lstStyle/>
              <a:p>
                <a:pPr>
                  <a:defRPr/>
                </a:pPr>
                <a:r>
                  <a:rPr lang="en-US" b="0"/>
                  <a:t>Trial</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742304"/>
        <c:crosses val="autoZero"/>
        <c:auto val="1"/>
        <c:lblAlgn val="ctr"/>
        <c:lblOffset val="100"/>
        <c:noMultiLvlLbl val="0"/>
      </c:catAx>
      <c:valAx>
        <c:axId val="184574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b="0"/>
                  <a:t>Number</a:t>
                </a:r>
                <a:r>
                  <a:rPr lang="en-US" b="0" baseline="0"/>
                  <a:t> of Items</a:t>
                </a:r>
                <a:endParaRPr lang="en-US" b="0"/>
              </a:p>
            </c:rich>
          </c:tx>
          <c:overlay val="0"/>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5736912"/>
        <c:crosses val="autoZero"/>
        <c:crossBetween val="between"/>
      </c:valAx>
    </c:plotArea>
    <c:plotVisOnly val="1"/>
    <c:dispBlanksAs val="gap"/>
    <c:showDLblsOverMax val="0"/>
  </c:chart>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Spatial Distance Travelled Per Trial</a:t>
            </a:r>
          </a:p>
        </c:rich>
      </c:tx>
      <c:overlay val="0"/>
      <c:spPr>
        <a:noFill/>
        <a:ln>
          <a:noFill/>
        </a:ln>
        <a:effectLst/>
      </c:spPr>
    </c:title>
    <c:autoTitleDeleted val="0"/>
    <c:plotArea>
      <c:layout/>
      <c:lineChart>
        <c:grouping val="standard"/>
        <c:varyColors val="0"/>
        <c:ser>
          <c:idx val="0"/>
          <c:order val="0"/>
          <c:spPr>
            <a:ln w="28575" cap="rnd">
              <a:solidFill>
                <a:schemeClr val="accent2"/>
              </a:solidFill>
              <a:round/>
            </a:ln>
            <a:effectLst/>
          </c:spPr>
          <c:marker>
            <c:symbol val="none"/>
          </c:marker>
          <c:errBars>
            <c:errDir val="y"/>
            <c:errBarType val="both"/>
            <c:errValType val="cust"/>
            <c:noEndCap val="0"/>
            <c:plus>
              <c:numRef>
                <c:f>[1]Sheet2!$V$4:$Y$4</c:f>
                <c:numCache>
                  <c:formatCode>General</c:formatCode>
                  <c:ptCount val="4"/>
                  <c:pt idx="0">
                    <c:v>48.440512960370313</c:v>
                  </c:pt>
                  <c:pt idx="1">
                    <c:v>34.509744057315338</c:v>
                  </c:pt>
                  <c:pt idx="2">
                    <c:v>26.167537535552221</c:v>
                  </c:pt>
                  <c:pt idx="3">
                    <c:v>11.68704848855676</c:v>
                  </c:pt>
                </c:numCache>
              </c:numRef>
            </c:plus>
            <c:minus>
              <c:numRef>
                <c:f>[1]Sheet2!$V$4:$Y$4</c:f>
                <c:numCache>
                  <c:formatCode>General</c:formatCode>
                  <c:ptCount val="4"/>
                  <c:pt idx="0">
                    <c:v>48.440512960370313</c:v>
                  </c:pt>
                  <c:pt idx="1">
                    <c:v>34.509744057315338</c:v>
                  </c:pt>
                  <c:pt idx="2">
                    <c:v>26.167537535552221</c:v>
                  </c:pt>
                  <c:pt idx="3">
                    <c:v>11.68704848855676</c:v>
                  </c:pt>
                </c:numCache>
              </c:numRef>
            </c:minus>
            <c:spPr>
              <a:noFill/>
              <a:ln w="9525" cap="flat" cmpd="sng" algn="ctr">
                <a:solidFill>
                  <a:schemeClr val="tx1">
                    <a:lumMod val="65000"/>
                    <a:lumOff val="35000"/>
                  </a:schemeClr>
                </a:solidFill>
                <a:round/>
              </a:ln>
              <a:effectLst/>
            </c:spPr>
          </c:errBars>
          <c:val>
            <c:numRef>
              <c:f>[1]Sheet2!$V$2:$Y$2</c:f>
              <c:numCache>
                <c:formatCode>General</c:formatCode>
                <c:ptCount val="4"/>
                <c:pt idx="0">
                  <c:v>622.44481290937244</c:v>
                </c:pt>
                <c:pt idx="1">
                  <c:v>354.07431107796259</c:v>
                </c:pt>
                <c:pt idx="2">
                  <c:v>245.66333773345599</c:v>
                </c:pt>
                <c:pt idx="3">
                  <c:v>183.3471174054396</c:v>
                </c:pt>
              </c:numCache>
            </c:numRef>
          </c:val>
          <c:smooth val="0"/>
          <c:extLst>
            <c:ext xmlns:c16="http://schemas.microsoft.com/office/drawing/2014/chart" uri="{C3380CC4-5D6E-409C-BE32-E72D297353CC}">
              <c16:uniqueId val="{00000000-410D-4B07-BE95-ED64661875B3}"/>
            </c:ext>
          </c:extLst>
        </c:ser>
        <c:dLbls>
          <c:showLegendKey val="0"/>
          <c:showVal val="0"/>
          <c:showCatName val="0"/>
          <c:showSerName val="0"/>
          <c:showPercent val="0"/>
          <c:showBubbleSize val="0"/>
        </c:dLbls>
        <c:smooth val="0"/>
        <c:axId val="1846257712"/>
        <c:axId val="1846263440"/>
      </c:lineChart>
      <c:catAx>
        <c:axId val="18462577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63440"/>
        <c:crosses val="autoZero"/>
        <c:auto val="1"/>
        <c:lblAlgn val="ctr"/>
        <c:lblOffset val="100"/>
        <c:noMultiLvlLbl val="0"/>
      </c:catAx>
      <c:valAx>
        <c:axId val="1846263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(meters)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57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a:t>
            </a:r>
            <a:r>
              <a:rPr lang="en-US" baseline="0"/>
              <a:t> Distance Travelled Per Trial</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errBars>
            <c:errDir val="y"/>
            <c:errBarType val="both"/>
            <c:errValType val="cust"/>
            <c:noEndCap val="0"/>
            <c:plus>
              <c:numRef>
                <c:f>[1]Sheet2!$V$9:$Y$9</c:f>
                <c:numCache>
                  <c:formatCode>General</c:formatCode>
                  <c:ptCount val="4"/>
                  <c:pt idx="0">
                    <c:v>59.115167672699037</c:v>
                  </c:pt>
                  <c:pt idx="1">
                    <c:v>51.120029810408319</c:v>
                  </c:pt>
                  <c:pt idx="2">
                    <c:v>32.131147982619503</c:v>
                  </c:pt>
                  <c:pt idx="3">
                    <c:v>29.8774256356878</c:v>
                  </c:pt>
                </c:numCache>
              </c:numRef>
            </c:plus>
            <c:minus>
              <c:numRef>
                <c:f>[1]Sheet2!$V$9:$Y$9</c:f>
                <c:numCache>
                  <c:formatCode>General</c:formatCode>
                  <c:ptCount val="4"/>
                  <c:pt idx="0">
                    <c:v>59.115167672699037</c:v>
                  </c:pt>
                  <c:pt idx="1">
                    <c:v>51.120029810408319</c:v>
                  </c:pt>
                  <c:pt idx="2">
                    <c:v>32.131147982619503</c:v>
                  </c:pt>
                  <c:pt idx="3">
                    <c:v>29.8774256356878</c:v>
                  </c:pt>
                </c:numCache>
              </c:numRef>
            </c:minus>
            <c:spPr>
              <a:noFill/>
              <a:ln w="9525" cap="flat" cmpd="sng" algn="ctr">
                <a:solidFill>
                  <a:schemeClr val="tx1">
                    <a:lumMod val="65000"/>
                    <a:lumOff val="35000"/>
                  </a:schemeClr>
                </a:solidFill>
                <a:round/>
              </a:ln>
              <a:effectLst/>
            </c:spPr>
          </c:errBars>
          <c:val>
            <c:numRef>
              <c:f>[1]Sheet2!$V$7:$Y$7</c:f>
              <c:numCache>
                <c:formatCode>General</c:formatCode>
                <c:ptCount val="4"/>
                <c:pt idx="0">
                  <c:v>1063.5019176830699</c:v>
                </c:pt>
                <c:pt idx="1">
                  <c:v>662.40630639034862</c:v>
                </c:pt>
                <c:pt idx="2">
                  <c:v>426.26566284267432</c:v>
                </c:pt>
                <c:pt idx="3">
                  <c:v>308.7353759101394</c:v>
                </c:pt>
              </c:numCache>
            </c:numRef>
          </c:val>
          <c:smooth val="0"/>
          <c:extLst>
            <c:ext xmlns:c16="http://schemas.microsoft.com/office/drawing/2014/chart" uri="{C3380CC4-5D6E-409C-BE32-E72D297353CC}">
              <c16:uniqueId val="{00000000-0DDB-4123-89FF-9F146A349AEA}"/>
            </c:ext>
          </c:extLst>
        </c:ser>
        <c:dLbls>
          <c:showLegendKey val="0"/>
          <c:showVal val="0"/>
          <c:showCatName val="0"/>
          <c:showSerName val="0"/>
          <c:showPercent val="0"/>
          <c:showBubbleSize val="0"/>
        </c:dLbls>
        <c:smooth val="0"/>
        <c:axId val="1846212624"/>
        <c:axId val="1846321056"/>
      </c:lineChart>
      <c:catAx>
        <c:axId val="184621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 Number</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321056"/>
        <c:crosses val="autoZero"/>
        <c:auto val="1"/>
        <c:lblAlgn val="ctr"/>
        <c:lblOffset val="100"/>
        <c:noMultiLvlLbl val="0"/>
      </c:catAx>
      <c:valAx>
        <c:axId val="184632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Distance Travelled (seconds)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12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a:t>
            </a:r>
          </a:p>
        </c:rich>
      </c:tx>
      <c:overlay val="0"/>
      <c:spPr>
        <a:noFill/>
        <a:ln>
          <a:noFill/>
        </a:ln>
        <a:effectLst/>
      </c:spPr>
    </c:title>
    <c:autoTitleDeleted val="0"/>
    <c:plotArea>
      <c:layout/>
      <c:barChart>
        <c:barDir val="col"/>
        <c:grouping val="clustered"/>
        <c:varyColors val="0"/>
        <c:ser>
          <c:idx val="0"/>
          <c:order val="0"/>
          <c:tx>
            <c:strRef>
              <c:f>Sheet1!$A$10</c:f>
              <c:strCache>
                <c:ptCount val="1"/>
                <c:pt idx="0">
                  <c:v>Average</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5373-4E75-80DE-391D19DD0062}"/>
              </c:ext>
            </c:extLst>
          </c:dPt>
          <c:errBars>
            <c:errBarType val="both"/>
            <c:errValType val="cust"/>
            <c:noEndCap val="0"/>
            <c:plus>
              <c:numRef>
                <c:f>Sheet1!$B$12:$C$12</c:f>
                <c:numCache>
                  <c:formatCode>General</c:formatCode>
                  <c:ptCount val="2"/>
                  <c:pt idx="0">
                    <c:v>0.18039168466941799</c:v>
                  </c:pt>
                  <c:pt idx="1">
                    <c:v>0.37299613226108103</c:v>
                  </c:pt>
                </c:numCache>
              </c:numRef>
            </c:plus>
            <c:minus>
              <c:numRef>
                <c:f>Sheet1!$B$12:$C$12</c:f>
                <c:numCache>
                  <c:formatCode>General</c:formatCode>
                  <c:ptCount val="2"/>
                  <c:pt idx="0">
                    <c:v>0.18039168466941799</c:v>
                  </c:pt>
                  <c:pt idx="1">
                    <c:v>0.37299613226108103</c:v>
                  </c:pt>
                </c:numCache>
              </c:numRef>
            </c:minus>
            <c:spPr>
              <a:noFill/>
              <a:ln w="9525" cap="flat" cmpd="sng" algn="ctr">
                <a:solidFill>
                  <a:schemeClr val="tx1">
                    <a:lumMod val="65000"/>
                    <a:lumOff val="35000"/>
                  </a:schemeClr>
                </a:solidFill>
                <a:round/>
              </a:ln>
              <a:effectLst/>
            </c:spPr>
          </c:errBars>
          <c:cat>
            <c:strRef>
              <c:f>Sheet1!$B$8:$C$9</c:f>
              <c:strCache>
                <c:ptCount val="2"/>
                <c:pt idx="0">
                  <c:v>Space Only</c:v>
                </c:pt>
                <c:pt idx="1">
                  <c:v>Time Only</c:v>
                </c:pt>
              </c:strCache>
            </c:strRef>
          </c:cat>
          <c:val>
            <c:numRef>
              <c:f>Sheet1!$B$10:$C$10</c:f>
              <c:numCache>
                <c:formatCode>General</c:formatCode>
                <c:ptCount val="2"/>
                <c:pt idx="0">
                  <c:v>0.61627906976744196</c:v>
                </c:pt>
                <c:pt idx="1">
                  <c:v>4.4883720930232602</c:v>
                </c:pt>
              </c:numCache>
            </c:numRef>
          </c:val>
          <c:extLst>
            <c:ext xmlns:c16="http://schemas.microsoft.com/office/drawing/2014/chart" uri="{C3380CC4-5D6E-409C-BE32-E72D297353CC}">
              <c16:uniqueId val="{00000002-5373-4E75-80DE-391D19DD0062}"/>
            </c:ext>
          </c:extLst>
        </c:ser>
        <c:dLbls>
          <c:showLegendKey val="0"/>
          <c:showVal val="0"/>
          <c:showCatName val="0"/>
          <c:showSerName val="0"/>
          <c:showPercent val="0"/>
          <c:showBubbleSize val="0"/>
        </c:dLbls>
        <c:gapWidth val="219"/>
        <c:overlap val="-27"/>
        <c:axId val="1846453760"/>
        <c:axId val="1846456960"/>
        <c:extLst>
          <c:ext xmlns:c15="http://schemas.microsoft.com/office/drawing/2012/chart" uri="{02D57815-91ED-43cb-92C2-25804820EDAC}">
            <c15:filteredBarSeries>
              <c15:ser>
                <c:idx val="1"/>
                <c:order val="1"/>
                <c:tx>
                  <c:strRef>
                    <c:extLst>
                      <c:ext uri="{02D57815-91ED-43cb-92C2-25804820EDAC}">
                        <c15:formulaRef>
                          <c15:sqref>Sheet1!$A$11</c15:sqref>
                        </c15:formulaRef>
                      </c:ext>
                    </c:extLst>
                    <c:strCache>
                      <c:ptCount val="1"/>
                      <c:pt idx="0">
                        <c:v>STD</c:v>
                      </c:pt>
                    </c:strCache>
                  </c:strRef>
                </c:tx>
                <c:spPr>
                  <a:solidFill>
                    <a:schemeClr val="accent2"/>
                  </a:solidFill>
                  <a:ln>
                    <a:noFill/>
                  </a:ln>
                  <a:effectLst/>
                </c:spPr>
                <c:invertIfNegative val="0"/>
                <c:cat>
                  <c:strRef>
                    <c:extLst>
                      <c:ext uri="{02D57815-91ED-43cb-92C2-25804820EDAC}">
                        <c15:formulaRef>
                          <c15:sqref>Sheet1!$B$8:$C$9</c15:sqref>
                        </c15:formulaRef>
                      </c:ext>
                    </c:extLst>
                    <c:strCache>
                      <c:ptCount val="2"/>
                      <c:pt idx="0">
                        <c:v>Space Only</c:v>
                      </c:pt>
                      <c:pt idx="1">
                        <c:v>Time Only</c:v>
                      </c:pt>
                    </c:strCache>
                  </c:strRef>
                </c:cat>
                <c:val>
                  <c:numRef>
                    <c:extLst>
                      <c:ext uri="{02D57815-91ED-43cb-92C2-25804820EDAC}">
                        <c15:formulaRef>
                          <c15:sqref>Sheet1!$B$11:$C$11</c15:sqref>
                        </c15:formulaRef>
                      </c:ext>
                    </c:extLst>
                    <c:numCache>
                      <c:formatCode>General</c:formatCode>
                      <c:ptCount val="2"/>
                      <c:pt idx="0">
                        <c:v>1.1829073825149781</c:v>
                      </c:pt>
                      <c:pt idx="1">
                        <c:v>2.4458992071044601</c:v>
                      </c:pt>
                    </c:numCache>
                  </c:numRef>
                </c:val>
                <c:extLst>
                  <c:ext xmlns:c16="http://schemas.microsoft.com/office/drawing/2014/chart" uri="{C3380CC4-5D6E-409C-BE32-E72D297353CC}">
                    <c16:uniqueId val="{00000003-5373-4E75-80DE-391D19DD0062}"/>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Sheet1!$A$12</c15:sqref>
                        </c15:formulaRef>
                      </c:ext>
                    </c:extLst>
                    <c:strCache>
                      <c:ptCount val="1"/>
                      <c:pt idx="0">
                        <c:v>STE</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Sheet1!$B$8:$C$9</c15:sqref>
                        </c15:formulaRef>
                      </c:ext>
                    </c:extLst>
                    <c:strCache>
                      <c:ptCount val="2"/>
                      <c:pt idx="0">
                        <c:v>Space Only</c:v>
                      </c:pt>
                      <c:pt idx="1">
                        <c:v>Time Only</c:v>
                      </c:pt>
                    </c:strCache>
                  </c:strRef>
                </c:cat>
                <c:val>
                  <c:numRef>
                    <c:extLst xmlns:c15="http://schemas.microsoft.com/office/drawing/2012/chart">
                      <c:ext xmlns:c15="http://schemas.microsoft.com/office/drawing/2012/chart" uri="{02D57815-91ED-43cb-92C2-25804820EDAC}">
                        <c15:formulaRef>
                          <c15:sqref>Sheet1!$B$12:$C$12</c15:sqref>
                        </c15:formulaRef>
                      </c:ext>
                    </c:extLst>
                    <c:numCache>
                      <c:formatCode>General</c:formatCode>
                      <c:ptCount val="2"/>
                      <c:pt idx="0">
                        <c:v>0.18039168466941799</c:v>
                      </c:pt>
                      <c:pt idx="1">
                        <c:v>0.37299613226108103</c:v>
                      </c:pt>
                    </c:numCache>
                  </c:numRef>
                </c:val>
                <c:extLst xmlns:c15="http://schemas.microsoft.com/office/drawing/2012/chart">
                  <c:ext xmlns:c16="http://schemas.microsoft.com/office/drawing/2014/chart" uri="{C3380CC4-5D6E-409C-BE32-E72D297353CC}">
                    <c16:uniqueId val="{00000004-5373-4E75-80DE-391D19DD0062}"/>
                  </c:ext>
                </c:extLst>
              </c15:ser>
            </c15:filteredBarSeries>
          </c:ext>
        </c:extLst>
      </c:barChart>
      <c:catAx>
        <c:axId val="184645376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456960"/>
        <c:crosses val="autoZero"/>
        <c:auto val="1"/>
        <c:lblAlgn val="ctr"/>
        <c:lblOffset val="100"/>
        <c:noMultiLvlLbl val="0"/>
      </c:catAx>
      <c:valAx>
        <c:axId val="1846456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Items</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453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Number of Items Placed in Another Item's Location in Space vs. Time by Trial</a:t>
            </a:r>
          </a:p>
        </c:rich>
      </c:tx>
      <c:overlay val="0"/>
      <c:spPr>
        <a:noFill/>
        <a:ln>
          <a:noFill/>
        </a:ln>
        <a:effectLst/>
      </c:spPr>
    </c:title>
    <c:autoTitleDeleted val="0"/>
    <c:plotArea>
      <c:layout>
        <c:manualLayout>
          <c:layoutTarget val="inner"/>
          <c:xMode val="edge"/>
          <c:yMode val="edge"/>
          <c:x val="0.15454403815961401"/>
          <c:y val="0.28281746031746002"/>
          <c:w val="0.80359903642181696"/>
          <c:h val="0.51369672540932398"/>
        </c:manualLayout>
      </c:layout>
      <c:lineChart>
        <c:grouping val="standard"/>
        <c:varyColors val="0"/>
        <c:ser>
          <c:idx val="0"/>
          <c:order val="0"/>
          <c:tx>
            <c:strRef>
              <c:f>Sheet1!$B$17</c:f>
              <c:strCache>
                <c:ptCount val="1"/>
                <c:pt idx="0">
                  <c:v>Space Only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Sheet1!$B$21:$E$21</c:f>
                <c:numCache>
                  <c:formatCode>General</c:formatCode>
                  <c:ptCount val="4"/>
                  <c:pt idx="0">
                    <c:v>0.15842701082083799</c:v>
                  </c:pt>
                  <c:pt idx="1">
                    <c:v>0.18362707822138999</c:v>
                  </c:pt>
                  <c:pt idx="2">
                    <c:v>0.18054172110951</c:v>
                  </c:pt>
                  <c:pt idx="3">
                    <c:v>0.192739127533754</c:v>
                  </c:pt>
                </c:numCache>
              </c:numRef>
            </c:plus>
            <c:minus>
              <c:numRef>
                <c:f>Sheet1!$B$21:$E$21</c:f>
                <c:numCache>
                  <c:formatCode>General</c:formatCode>
                  <c:ptCount val="4"/>
                  <c:pt idx="0">
                    <c:v>0.15842701082083799</c:v>
                  </c:pt>
                  <c:pt idx="1">
                    <c:v>0.18362707822138999</c:v>
                  </c:pt>
                  <c:pt idx="2">
                    <c:v>0.18054172110951</c:v>
                  </c:pt>
                  <c:pt idx="3">
                    <c:v>0.192739127533754</c:v>
                  </c:pt>
                </c:numCache>
              </c:numRef>
            </c:minus>
            <c:spPr>
              <a:noFill/>
              <a:ln w="9525" cap="flat" cmpd="sng" algn="ctr">
                <a:solidFill>
                  <a:schemeClr val="tx1">
                    <a:lumMod val="65000"/>
                    <a:lumOff val="35000"/>
                  </a:schemeClr>
                </a:solidFill>
                <a:round/>
              </a:ln>
              <a:effectLst/>
            </c:spPr>
          </c:errBars>
          <c:val>
            <c:numRef>
              <c:f>Sheet1!$B$19:$E$19</c:f>
              <c:numCache>
                <c:formatCode>General</c:formatCode>
                <c:ptCount val="4"/>
                <c:pt idx="0">
                  <c:v>1.2325581395348839</c:v>
                </c:pt>
                <c:pt idx="1">
                  <c:v>0.67441860465116299</c:v>
                </c:pt>
                <c:pt idx="2">
                  <c:v>0.34883720930232598</c:v>
                </c:pt>
                <c:pt idx="3">
                  <c:v>0.209302325581395</c:v>
                </c:pt>
              </c:numCache>
            </c:numRef>
          </c:val>
          <c:smooth val="0"/>
          <c:extLst>
            <c:ext xmlns:c16="http://schemas.microsoft.com/office/drawing/2014/chart" uri="{C3380CC4-5D6E-409C-BE32-E72D297353CC}">
              <c16:uniqueId val="{00000000-2BFC-4A72-A81C-FB110CC6405B}"/>
            </c:ext>
          </c:extLst>
        </c:ser>
        <c:ser>
          <c:idx val="1"/>
          <c:order val="1"/>
          <c:tx>
            <c:strRef>
              <c:f>Sheet1!$B$23</c:f>
              <c:strCache>
                <c:ptCount val="1"/>
                <c:pt idx="0">
                  <c:v>Time Only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Sheet1!$B$27:$E$27</c:f>
                <c:numCache>
                  <c:formatCode>General</c:formatCode>
                  <c:ptCount val="4"/>
                  <c:pt idx="0">
                    <c:v>0.39409019256987199</c:v>
                  </c:pt>
                  <c:pt idx="1">
                    <c:v>0.37405961288786599</c:v>
                  </c:pt>
                  <c:pt idx="2">
                    <c:v>0.35836789178508799</c:v>
                  </c:pt>
                  <c:pt idx="3">
                    <c:v>0.355973320141104</c:v>
                  </c:pt>
                </c:numCache>
              </c:numRef>
            </c:plus>
            <c:minus>
              <c:numRef>
                <c:f>Sheet1!$B$27:$E$27</c:f>
                <c:numCache>
                  <c:formatCode>General</c:formatCode>
                  <c:ptCount val="4"/>
                  <c:pt idx="0">
                    <c:v>0.39409019256987199</c:v>
                  </c:pt>
                  <c:pt idx="1">
                    <c:v>0.37405961288786599</c:v>
                  </c:pt>
                  <c:pt idx="2">
                    <c:v>0.35836789178508799</c:v>
                  </c:pt>
                  <c:pt idx="3">
                    <c:v>0.355973320141104</c:v>
                  </c:pt>
                </c:numCache>
              </c:numRef>
            </c:minus>
            <c:spPr>
              <a:noFill/>
              <a:ln w="9525" cap="flat" cmpd="sng" algn="ctr">
                <a:solidFill>
                  <a:schemeClr val="tx1">
                    <a:lumMod val="65000"/>
                    <a:lumOff val="35000"/>
                  </a:schemeClr>
                </a:solidFill>
                <a:round/>
              </a:ln>
              <a:effectLst/>
            </c:spPr>
          </c:errBars>
          <c:val>
            <c:numRef>
              <c:f>Sheet1!$B$25:$E$25</c:f>
              <c:numCache>
                <c:formatCode>General</c:formatCode>
                <c:ptCount val="4"/>
                <c:pt idx="0">
                  <c:v>5.5348837209302326</c:v>
                </c:pt>
                <c:pt idx="1">
                  <c:v>4.8372093023255811</c:v>
                </c:pt>
                <c:pt idx="2">
                  <c:v>4.0930232558139537</c:v>
                </c:pt>
                <c:pt idx="3">
                  <c:v>3.488372093023254</c:v>
                </c:pt>
              </c:numCache>
            </c:numRef>
          </c:val>
          <c:smooth val="0"/>
          <c:extLst>
            <c:ext xmlns:c16="http://schemas.microsoft.com/office/drawing/2014/chart" uri="{C3380CC4-5D6E-409C-BE32-E72D297353CC}">
              <c16:uniqueId val="{00000001-2BFC-4A72-A81C-FB110CC6405B}"/>
            </c:ext>
          </c:extLst>
        </c:ser>
        <c:dLbls>
          <c:showLegendKey val="0"/>
          <c:showVal val="0"/>
          <c:showCatName val="0"/>
          <c:showSerName val="0"/>
          <c:showPercent val="0"/>
          <c:showBubbleSize val="0"/>
        </c:dLbls>
        <c:marker val="1"/>
        <c:smooth val="0"/>
        <c:axId val="1846232384"/>
        <c:axId val="1846275056"/>
      </c:lineChart>
      <c:catAx>
        <c:axId val="1846232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1117612866884798"/>
              <c:y val="0.84095175603049599"/>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75056"/>
        <c:crosses val="autoZero"/>
        <c:auto val="1"/>
        <c:lblAlgn val="ctr"/>
        <c:lblOffset val="100"/>
        <c:noMultiLvlLbl val="0"/>
      </c:catAx>
      <c:valAx>
        <c:axId val="1846275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Items</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232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Temporal Context Boundary Effect</a:t>
            </a:r>
          </a:p>
        </c:rich>
      </c:tx>
      <c:overlay val="0"/>
      <c:spPr>
        <a:noFill/>
        <a:ln>
          <a:noFill/>
        </a:ln>
        <a:effectLst/>
      </c:spPr>
    </c:title>
    <c:autoTitleDeleted val="0"/>
    <c:plotArea>
      <c:layout/>
      <c:barChart>
        <c:barDir val="col"/>
        <c:grouping val="stack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B49A-46C9-85C3-37FC2691DE17}"/>
              </c:ext>
            </c:extLst>
          </c:dPt>
          <c:errBars>
            <c:errBarType val="both"/>
            <c:errValType val="cust"/>
            <c:noEndCap val="0"/>
            <c:plus>
              <c:numRef>
                <c:f>out!$O$293:$P$293</c:f>
                <c:numCache>
                  <c:formatCode>General</c:formatCode>
                  <c:ptCount val="2"/>
                  <c:pt idx="0">
                    <c:v>0.16832354538334501</c:v>
                  </c:pt>
                  <c:pt idx="1">
                    <c:v>0.12593635607619599</c:v>
                  </c:pt>
                </c:numCache>
              </c:numRef>
            </c:plus>
            <c:minus>
              <c:numRef>
                <c:f>out!$O$293:$P$293</c:f>
                <c:numCache>
                  <c:formatCode>General</c:formatCode>
                  <c:ptCount val="2"/>
                  <c:pt idx="0">
                    <c:v>0.16832354538334501</c:v>
                  </c:pt>
                  <c:pt idx="1">
                    <c:v>0.12593635607619599</c:v>
                  </c:pt>
                </c:numCache>
              </c:numRef>
            </c:minus>
            <c:spPr>
              <a:noFill/>
              <a:ln w="9525" cap="flat" cmpd="sng" algn="ctr">
                <a:solidFill>
                  <a:schemeClr val="tx1">
                    <a:lumMod val="65000"/>
                    <a:lumOff val="35000"/>
                  </a:schemeClr>
                </a:solidFill>
                <a:round/>
              </a:ln>
              <a:effectLst/>
            </c:spPr>
          </c:errBars>
          <c:cat>
            <c:strRef>
              <c:f>out!$O$295:$P$295</c:f>
              <c:strCache>
                <c:ptCount val="2"/>
                <c:pt idx="0">
                  <c:v>Within</c:v>
                </c:pt>
                <c:pt idx="1">
                  <c:v>Across</c:v>
                </c:pt>
              </c:strCache>
            </c:strRef>
          </c:cat>
          <c:val>
            <c:numRef>
              <c:f>out!$O$296:$P$296</c:f>
              <c:numCache>
                <c:formatCode>General</c:formatCode>
                <c:ptCount val="2"/>
                <c:pt idx="0">
                  <c:v>-0.18137037040944101</c:v>
                </c:pt>
                <c:pt idx="1">
                  <c:v>0.65185734309895704</c:v>
                </c:pt>
              </c:numCache>
            </c:numRef>
          </c:val>
          <c:extLst>
            <c:ext xmlns:c16="http://schemas.microsoft.com/office/drawing/2014/chart" uri="{C3380CC4-5D6E-409C-BE32-E72D297353CC}">
              <c16:uniqueId val="{00000002-B49A-46C9-85C3-37FC2691DE17}"/>
            </c:ext>
          </c:extLst>
        </c:ser>
        <c:dLbls>
          <c:showLegendKey val="0"/>
          <c:showVal val="0"/>
          <c:showCatName val="0"/>
          <c:showSerName val="0"/>
          <c:showPercent val="0"/>
          <c:showBubbleSize val="0"/>
        </c:dLbls>
        <c:gapWidth val="150"/>
        <c:overlap val="100"/>
        <c:axId val="1846339472"/>
        <c:axId val="1846342720"/>
      </c:barChart>
      <c:catAx>
        <c:axId val="184633947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342720"/>
        <c:crosses val="autoZero"/>
        <c:auto val="1"/>
        <c:lblAlgn val="ctr"/>
        <c:lblOffset val="100"/>
        <c:noMultiLvlLbl val="0"/>
      </c:catAx>
      <c:valAx>
        <c:axId val="1846342720"/>
        <c:scaling>
          <c:orientation val="minMax"/>
          <c:max val="1"/>
          <c:min val="-0.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Normalized Distance (0</a:t>
                </a:r>
                <a:r>
                  <a:rPr lang="en-US" baseline="0"/>
                  <a:t> is perfect accuracy)</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339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Trial-by-Trial Context Boundary Effects</a:t>
            </a:r>
          </a:p>
        </c:rich>
      </c:tx>
      <c:overlay val="0"/>
      <c:spPr>
        <a:noFill/>
        <a:ln>
          <a:noFill/>
        </a:ln>
        <a:effectLst/>
      </c:spPr>
    </c:title>
    <c:autoTitleDeleted val="0"/>
    <c:plotArea>
      <c:layout>
        <c:manualLayout>
          <c:layoutTarget val="inner"/>
          <c:xMode val="edge"/>
          <c:yMode val="edge"/>
          <c:x val="0.19101679070938099"/>
          <c:y val="0.215"/>
          <c:w val="0.76712628387204995"/>
          <c:h val="0.58548243969503799"/>
        </c:manualLayout>
      </c:layout>
      <c:lineChart>
        <c:grouping val="standard"/>
        <c:varyColors val="0"/>
        <c:ser>
          <c:idx val="1"/>
          <c:order val="0"/>
          <c:tx>
            <c:strRef>
              <c:f>out!$AB$303</c:f>
              <c:strCache>
                <c:ptCount val="1"/>
                <c:pt idx="0">
                  <c:v>Within</c:v>
                </c:pt>
              </c:strCache>
            </c:strRef>
          </c:tx>
          <c:spPr>
            <a:ln w="28575" cap="rnd">
              <a:solidFill>
                <a:schemeClr val="accent1"/>
              </a:solidFill>
              <a:round/>
            </a:ln>
            <a:effectLst/>
          </c:spPr>
          <c:marker>
            <c:symbol val="none"/>
          </c:marker>
          <c:errBars>
            <c:errDir val="y"/>
            <c:errBarType val="both"/>
            <c:errValType val="cust"/>
            <c:noEndCap val="0"/>
            <c:plus>
              <c:numRef>
                <c:f>out!$AC$305:$AF$305</c:f>
                <c:numCache>
                  <c:formatCode>General</c:formatCode>
                  <c:ptCount val="4"/>
                  <c:pt idx="0">
                    <c:v>9.8021086999697096E-2</c:v>
                  </c:pt>
                  <c:pt idx="1">
                    <c:v>0.10896436902843799</c:v>
                  </c:pt>
                  <c:pt idx="2">
                    <c:v>7.9526129166559698E-2</c:v>
                  </c:pt>
                  <c:pt idx="3">
                    <c:v>6.7168580643159198E-2</c:v>
                  </c:pt>
                </c:numCache>
              </c:numRef>
            </c:plus>
            <c:minus>
              <c:numRef>
                <c:f>out!$AC$305:$AF$305</c:f>
                <c:numCache>
                  <c:formatCode>General</c:formatCode>
                  <c:ptCount val="4"/>
                  <c:pt idx="0">
                    <c:v>9.8021086999697096E-2</c:v>
                  </c:pt>
                  <c:pt idx="1">
                    <c:v>0.10896436902843799</c:v>
                  </c:pt>
                  <c:pt idx="2">
                    <c:v>7.9526129166559698E-2</c:v>
                  </c:pt>
                  <c:pt idx="3">
                    <c:v>6.7168580643159198E-2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out!$AC$303:$AF$303</c:f>
              <c:numCache>
                <c:formatCode>General</c:formatCode>
                <c:ptCount val="4"/>
                <c:pt idx="0">
                  <c:v>-0.32381093104653902</c:v>
                </c:pt>
                <c:pt idx="1">
                  <c:v>-0.101928207205859</c:v>
                </c:pt>
                <c:pt idx="2">
                  <c:v>-0.208669073934589</c:v>
                </c:pt>
                <c:pt idx="3">
                  <c:v>-0.15420961274859499</c:v>
                </c:pt>
              </c:numCache>
            </c:numRef>
          </c:val>
          <c:smooth val="0"/>
          <c:extLst>
            <c:ext xmlns:c16="http://schemas.microsoft.com/office/drawing/2014/chart" uri="{C3380CC4-5D6E-409C-BE32-E72D297353CC}">
              <c16:uniqueId val="{00000000-03DC-4508-A336-F9013769D9B7}"/>
            </c:ext>
          </c:extLst>
        </c:ser>
        <c:ser>
          <c:idx val="0"/>
          <c:order val="1"/>
          <c:tx>
            <c:strRef>
              <c:f>out!$AB$298</c:f>
              <c:strCache>
                <c:ptCount val="1"/>
                <c:pt idx="0">
                  <c:v>Across</c:v>
                </c:pt>
              </c:strCache>
            </c:strRef>
          </c:tx>
          <c:spPr>
            <a:ln w="28575" cap="rnd">
              <a:solidFill>
                <a:schemeClr val="accent2"/>
              </a:solidFill>
              <a:round/>
            </a:ln>
            <a:effectLst/>
          </c:spPr>
          <c:marker>
            <c:symbol val="none"/>
          </c:marker>
          <c:errBars>
            <c:errDir val="y"/>
            <c:errBarType val="both"/>
            <c:errValType val="cust"/>
            <c:noEndCap val="0"/>
            <c:plus>
              <c:numRef>
                <c:f>out!$AC$300:$AF$300</c:f>
                <c:numCache>
                  <c:formatCode>General</c:formatCode>
                  <c:ptCount val="4"/>
                  <c:pt idx="0">
                    <c:v>0.20832121191851799</c:v>
                  </c:pt>
                  <c:pt idx="1">
                    <c:v>0.12778506002817</c:v>
                  </c:pt>
                  <c:pt idx="2">
                    <c:v>9.9839177482571997E-2</c:v>
                  </c:pt>
                  <c:pt idx="3">
                    <c:v>9.7008017465415597E-2</c:v>
                  </c:pt>
                </c:numCache>
              </c:numRef>
            </c:plus>
            <c:minus>
              <c:numRef>
                <c:f>out!$AC$300:$AF$300</c:f>
                <c:numCache>
                  <c:formatCode>General</c:formatCode>
                  <c:ptCount val="4"/>
                  <c:pt idx="0">
                    <c:v>0.20832121191851799</c:v>
                  </c:pt>
                  <c:pt idx="1">
                    <c:v>0.12778506002817</c:v>
                  </c:pt>
                  <c:pt idx="2">
                    <c:v>9.9839177482571997E-2</c:v>
                  </c:pt>
                  <c:pt idx="3">
                    <c:v>9.7008017465415597E-2</c:v>
                  </c:pt>
                </c:numCache>
              </c:numRef>
            </c:minus>
            <c:spPr>
              <a:noFill/>
              <a:ln w="9525" cap="flat" cmpd="sng" algn="ctr">
                <a:solidFill>
                  <a:schemeClr val="tx1">
                    <a:lumMod val="65000"/>
                    <a:lumOff val="35000"/>
                  </a:schemeClr>
                </a:solidFill>
                <a:round/>
              </a:ln>
              <a:effectLst/>
            </c:spPr>
          </c:errBars>
          <c:cat>
            <c:numRef>
              <c:f>out!$AC$296:$AF$296</c:f>
              <c:numCache>
                <c:formatCode>General</c:formatCode>
                <c:ptCount val="4"/>
                <c:pt idx="0">
                  <c:v>1</c:v>
                </c:pt>
                <c:pt idx="1">
                  <c:v>2</c:v>
                </c:pt>
                <c:pt idx="2">
                  <c:v>3</c:v>
                </c:pt>
                <c:pt idx="3">
                  <c:v>4</c:v>
                </c:pt>
              </c:numCache>
            </c:numRef>
          </c:cat>
          <c:val>
            <c:numRef>
              <c:f>out!$AC$298:$AF$298</c:f>
              <c:numCache>
                <c:formatCode>General</c:formatCode>
                <c:ptCount val="4"/>
                <c:pt idx="0">
                  <c:v>0.40975168292081299</c:v>
                </c:pt>
                <c:pt idx="1">
                  <c:v>0.80542427395967797</c:v>
                </c:pt>
                <c:pt idx="2">
                  <c:v>0.816423117546486</c:v>
                </c:pt>
                <c:pt idx="3">
                  <c:v>0.48466854291210798</c:v>
                </c:pt>
              </c:numCache>
            </c:numRef>
          </c:val>
          <c:smooth val="0"/>
          <c:extLst>
            <c:ext xmlns:c16="http://schemas.microsoft.com/office/drawing/2014/chart" uri="{C3380CC4-5D6E-409C-BE32-E72D297353CC}">
              <c16:uniqueId val="{00000001-03DC-4508-A336-F9013769D9B7}"/>
            </c:ext>
          </c:extLst>
        </c:ser>
        <c:dLbls>
          <c:showLegendKey val="0"/>
          <c:showVal val="0"/>
          <c:showCatName val="0"/>
          <c:showSerName val="0"/>
          <c:showPercent val="0"/>
          <c:showBubbleSize val="0"/>
        </c:dLbls>
        <c:smooth val="0"/>
        <c:axId val="1846400032"/>
        <c:axId val="1846405888"/>
      </c:lineChart>
      <c:catAx>
        <c:axId val="184640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Trial</a:t>
                </a:r>
              </a:p>
            </c:rich>
          </c:tx>
          <c:layout>
            <c:manualLayout>
              <c:xMode val="edge"/>
              <c:yMode val="edge"/>
              <c:x val="0.52941250494373104"/>
              <c:y val="0.84888826396700401"/>
            </c:manualLayout>
          </c:layout>
          <c:overlay val="0"/>
          <c:spPr>
            <a:noFill/>
            <a:ln>
              <a:noFill/>
            </a:ln>
            <a:effectLst/>
          </c:sp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405888"/>
        <c:crosses val="autoZero"/>
        <c:auto val="1"/>
        <c:lblAlgn val="ctr"/>
        <c:lblOffset val="100"/>
        <c:noMultiLvlLbl val="0"/>
      </c:catAx>
      <c:valAx>
        <c:axId val="184640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Normalized Distance</a:t>
                </a:r>
                <a:r>
                  <a:rPr lang="en-US" baseline="0" dirty="0"/>
                  <a:t> (0 is perfect accuracy)</a:t>
                </a:r>
                <a:endParaRPr lang="en-US" dirty="0"/>
              </a:p>
            </c:rich>
          </c:tx>
          <c:overlay val="0"/>
          <c:spPr>
            <a:noFill/>
            <a:ln>
              <a:noFill/>
            </a:ln>
            <a:effectLst/>
          </c:spPr>
        </c:title>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640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AA50-CB7C-4103-AA1D-3E684E4D1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Pages>
  <Words>137996</Words>
  <Characters>786583</Characters>
  <Application>Microsoft Office Word</Application>
  <DocSecurity>0</DocSecurity>
  <Lines>6554</Lines>
  <Paragraphs>1845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dc:creator>
  <cp:keywords/>
  <dc:description/>
  <cp:lastModifiedBy>Kevin H</cp:lastModifiedBy>
  <cp:revision>6</cp:revision>
  <dcterms:created xsi:type="dcterms:W3CDTF">2017-11-20T23:05:00Z</dcterms:created>
  <dcterms:modified xsi:type="dcterms:W3CDTF">2017-11-22T01:49:00Z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f21057ec-36b4-33a3-a1cf-37029417d743</vt:lpwstr>
  </property>
  <property fmtid="{D5CDD505-2E9C-101B-9397-08002B2CF9AE}" pid="24" name="Mendeley Citation Style_1">
    <vt:lpwstr>http://www.zotero.org/styles/apa</vt:lpwstr>
  </property>
</Properties>
</file>